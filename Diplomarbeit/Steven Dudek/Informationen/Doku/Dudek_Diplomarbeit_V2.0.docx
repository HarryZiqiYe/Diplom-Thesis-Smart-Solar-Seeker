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4F1A" w14:textId="54D2C3C8" w:rsidR="00BD66D3" w:rsidRDefault="00BD66D3" w:rsidP="00F82E2C">
      <w:pPr>
        <w:pStyle w:val="berschrift1"/>
      </w:pPr>
      <w:bookmarkStart w:id="0" w:name="_Toc98336004"/>
      <w:r>
        <w:rPr>
          <w:noProof/>
        </w:rPr>
        <w:drawing>
          <wp:anchor distT="0" distB="0" distL="114300" distR="114300" simplePos="0" relativeHeight="251779072" behindDoc="0" locked="0" layoutInCell="1" allowOverlap="1" wp14:anchorId="58812104" wp14:editId="54EF3A4C">
            <wp:simplePos x="0" y="0"/>
            <wp:positionH relativeFrom="column">
              <wp:posOffset>0</wp:posOffset>
            </wp:positionH>
            <wp:positionV relativeFrom="paragraph">
              <wp:posOffset>304800</wp:posOffset>
            </wp:positionV>
            <wp:extent cx="5760720" cy="3858895"/>
            <wp:effectExtent l="0" t="0" r="0" b="8255"/>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58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0FBEB" w14:textId="5870F6D8" w:rsidR="00BD66D3" w:rsidRDefault="00BD66D3" w:rsidP="00BD66D3">
      <w:pPr>
        <w:pStyle w:val="Untertitel"/>
      </w:pPr>
      <w:r>
        <w:t>Abb. Gliederung der Hardwareentwicklung</w:t>
      </w:r>
    </w:p>
    <w:p w14:paraId="0666ED4D" w14:textId="4B48E513" w:rsidR="00545C0E" w:rsidRDefault="00BD66D3" w:rsidP="00BD66D3">
      <w:r>
        <w:t>Die Gliederung zeigt die Aufgabenbereiche, die unter der Hardwareentwicklung fallen.</w:t>
      </w:r>
      <w:r w:rsidR="004D4C91">
        <w:t xml:space="preserve"> Für die Hardware wurde drauf geachtet möglichst wenig Verluste zu gewährleisten.</w:t>
      </w:r>
      <w:r>
        <w:t xml:space="preserve"> Die Aufgaben der Hardware </w:t>
      </w:r>
      <w:r w:rsidR="00545C0E">
        <w:t>bestehen aus der Abbildung gezeigten Teilbereichen.</w:t>
      </w:r>
      <w:r w:rsidR="00B57A1F">
        <w:t xml:space="preserve"> Der DC-DC-Wandler soll die Spannung am Eingang, auf die </w:t>
      </w:r>
      <w:r w:rsidR="004D4C91">
        <w:t>gewünschte Spannung runterregeln.</w:t>
      </w:r>
      <w:r w:rsidR="00545C0E">
        <w:t xml:space="preserve"> Beim fliegenden Aufbau wurde besonders auf die Herangehensweise geachtet. Dieser Bereich </w:t>
      </w:r>
      <w:r w:rsidR="00217D15">
        <w:t>kann</w:t>
      </w:r>
      <w:r w:rsidR="00545C0E">
        <w:t xml:space="preserve"> aufgrund des Aufbaues und der Dimensionierung fehleranfällig</w:t>
      </w:r>
      <w:r w:rsidR="00217D15">
        <w:t xml:space="preserve"> werden</w:t>
      </w:r>
      <w:r w:rsidR="00545C0E">
        <w:t xml:space="preserve">. </w:t>
      </w:r>
      <w:r w:rsidR="00217D15">
        <w:t xml:space="preserve">Die </w:t>
      </w:r>
      <w:proofErr w:type="spellStart"/>
      <w:r w:rsidR="00217D15">
        <w:t>Relaischaltung</w:t>
      </w:r>
      <w:proofErr w:type="spellEnd"/>
      <w:r w:rsidR="00217D15">
        <w:t xml:space="preserve"> dient zur Zustandsänderung und die Eliminierung des Ruhestromes der Motoren.</w:t>
      </w:r>
      <w:r w:rsidR="004D4C91">
        <w:t xml:space="preserve"> Die Motoren und die USB-Ladestation können dadurch einzeln angesteuert werden.</w:t>
      </w:r>
      <w:r w:rsidR="00217D15">
        <w:t xml:space="preserve"> Mit der USB-Ladestation soll eine Möglichkeit angeboten werden externe Geräte zu laden</w:t>
      </w:r>
      <w:r w:rsidR="004D4C91">
        <w:t>, wenn dieser im Ruhemodus ist</w:t>
      </w:r>
      <w:r w:rsidR="00217D15">
        <w:t>. Das H-Brücken Modul wurde verwendet, um die Motoren durch PWM-Signale anzusteuern. Die Einbindung von ESP32, Stromsensor und GPS-Modul wurde</w:t>
      </w:r>
      <w:r w:rsidR="004D4C91">
        <w:t xml:space="preserve"> kurz</w:t>
      </w:r>
      <w:r w:rsidR="00217D15">
        <w:t xml:space="preserve"> erwähnt, da zwischen diesen Komponenten </w:t>
      </w:r>
      <w:r w:rsidR="003374DF">
        <w:t>einen Datenaustausch stattfindet.</w:t>
      </w:r>
      <w:r w:rsidR="004D4C91">
        <w:t xml:space="preserve"> Dieser Aufgabenbereich fällt, bis auf den Schaltplan nicht in d</w:t>
      </w:r>
      <w:r w:rsidR="00A84083">
        <w:t>en Hardwarebereich.</w:t>
      </w:r>
      <w:r w:rsidR="003374DF">
        <w:t xml:space="preserve"> Genauere Informationen zu diesem Bereich werden in der Gliederung von der Software beschrieben. Zuletzt sollten alle Teilbereiche</w:t>
      </w:r>
      <w:r w:rsidR="00A84083">
        <w:t xml:space="preserve"> </w:t>
      </w:r>
      <w:r w:rsidR="00A84083">
        <w:t>auf das Entwicklerboard</w:t>
      </w:r>
      <w:r w:rsidR="003374DF">
        <w:t xml:space="preserve"> zusammengeführt werden. </w:t>
      </w:r>
    </w:p>
    <w:p w14:paraId="1B71A270" w14:textId="6442C1A2" w:rsidR="008C3C74" w:rsidRDefault="008C3C74" w:rsidP="00BD66D3"/>
    <w:p w14:paraId="7A73D2A5" w14:textId="77777777" w:rsidR="00224B0C" w:rsidRDefault="00224B0C" w:rsidP="008C3C74">
      <w:pPr>
        <w:pStyle w:val="berschrift1"/>
      </w:pPr>
    </w:p>
    <w:p w14:paraId="65BBD86E" w14:textId="77777777" w:rsidR="00224B0C" w:rsidRDefault="00224B0C" w:rsidP="008C3C74">
      <w:pPr>
        <w:pStyle w:val="berschrift1"/>
      </w:pPr>
    </w:p>
    <w:p w14:paraId="077716DD" w14:textId="77777777" w:rsidR="00224B0C" w:rsidRDefault="00224B0C" w:rsidP="008C3C74">
      <w:pPr>
        <w:pStyle w:val="berschrift1"/>
      </w:pPr>
    </w:p>
    <w:p w14:paraId="78570BBC" w14:textId="77777777" w:rsidR="00224B0C" w:rsidRDefault="00224B0C" w:rsidP="008C3C74">
      <w:pPr>
        <w:pStyle w:val="berschrift1"/>
      </w:pPr>
    </w:p>
    <w:p w14:paraId="08F42C2F" w14:textId="77777777" w:rsidR="00224B0C" w:rsidRDefault="00224B0C" w:rsidP="008C3C74">
      <w:pPr>
        <w:pStyle w:val="berschrift1"/>
      </w:pPr>
    </w:p>
    <w:p w14:paraId="7F332AB6" w14:textId="77777777" w:rsidR="00224B0C" w:rsidRDefault="00224B0C" w:rsidP="008C3C74">
      <w:pPr>
        <w:pStyle w:val="berschrift1"/>
      </w:pPr>
    </w:p>
    <w:p w14:paraId="24C3F244" w14:textId="724E97E0" w:rsidR="008C3C74" w:rsidRDefault="008C3C74" w:rsidP="00BD66D3"/>
    <w:p w14:paraId="4C25549A" w14:textId="39F98EB7" w:rsidR="008C3C74" w:rsidRDefault="008C3C74" w:rsidP="00BD66D3"/>
    <w:p w14:paraId="38D732F6" w14:textId="005304BB" w:rsidR="00224B0C" w:rsidRDefault="00224B0C" w:rsidP="00224B0C">
      <w:pPr>
        <w:pStyle w:val="berschrift1"/>
      </w:pPr>
      <w:r>
        <w:lastRenderedPageBreak/>
        <w:t>Zeitplan</w:t>
      </w:r>
    </w:p>
    <w:p w14:paraId="0BE9301C" w14:textId="0BE7622A" w:rsidR="00224B0C" w:rsidRDefault="00224B0C" w:rsidP="00224B0C"/>
    <w:p w14:paraId="46ADABC2" w14:textId="4D1AEF24" w:rsidR="00224B0C" w:rsidRPr="00224B0C" w:rsidRDefault="00224B0C" w:rsidP="00224B0C">
      <w:r>
        <w:rPr>
          <w:noProof/>
        </w:rPr>
        <w:drawing>
          <wp:anchor distT="0" distB="0" distL="114300" distR="114300" simplePos="0" relativeHeight="251781120" behindDoc="0" locked="0" layoutInCell="1" allowOverlap="1" wp14:anchorId="1D550E79" wp14:editId="6318FBFD">
            <wp:simplePos x="0" y="0"/>
            <wp:positionH relativeFrom="column">
              <wp:posOffset>0</wp:posOffset>
            </wp:positionH>
            <wp:positionV relativeFrom="paragraph">
              <wp:posOffset>156210</wp:posOffset>
            </wp:positionV>
            <wp:extent cx="4572000" cy="2743200"/>
            <wp:effectExtent l="0" t="0" r="0" b="0"/>
            <wp:wrapTopAndBottom/>
            <wp:docPr id="68" name="Diagramm 68">
              <a:extLst xmlns:a="http://schemas.openxmlformats.org/drawingml/2006/main">
                <a:ext uri="{FF2B5EF4-FFF2-40B4-BE49-F238E27FC236}">
                  <a16:creationId xmlns:a16="http://schemas.microsoft.com/office/drawing/2014/main" id="{6FA2C254-59F4-4DF5-ABC6-D2E3150785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05B7AC09" w14:textId="12B83F94" w:rsidR="00224B0C" w:rsidRDefault="00224B0C" w:rsidP="00224B0C">
      <w:pPr>
        <w:pStyle w:val="Untertitel"/>
      </w:pPr>
      <w:r>
        <w:t>Abb. Stundenaufzeichnung von Steven Dudek</w:t>
      </w:r>
    </w:p>
    <w:p w14:paraId="1E211839" w14:textId="62B1CC2D" w:rsidR="00224B0C" w:rsidRPr="00224B0C" w:rsidRDefault="00224B0C" w:rsidP="00224B0C">
      <w:r>
        <w:t>Die Gesamtstundenanzahl betr</w:t>
      </w:r>
      <w:r w:rsidR="00871A01">
        <w:t>ägt 326 Stunden.</w:t>
      </w:r>
    </w:p>
    <w:p w14:paraId="5CB8309A" w14:textId="65F9604D" w:rsidR="00224B0C" w:rsidRDefault="00F82E2C" w:rsidP="00F82E2C">
      <w:pPr>
        <w:pStyle w:val="berschrift1"/>
      </w:pPr>
      <w:r>
        <w:t>2. Hardwareentwicklung</w:t>
      </w:r>
      <w:bookmarkStart w:id="1" w:name="_Toc98336005"/>
      <w:bookmarkEnd w:id="0"/>
    </w:p>
    <w:p w14:paraId="369063B5" w14:textId="212D5D56" w:rsidR="00F82E2C" w:rsidRDefault="00F82E2C" w:rsidP="00F82E2C">
      <w:pPr>
        <w:pStyle w:val="berschrift1"/>
      </w:pPr>
      <w:r>
        <w:t>2.1 Recherche und Vorwissen</w:t>
      </w:r>
      <w:bookmarkEnd w:id="1"/>
    </w:p>
    <w:p w14:paraId="058D546F" w14:textId="74C9BAB8" w:rsidR="00F82E2C" w:rsidRPr="00F82E2C" w:rsidRDefault="00F82E2C" w:rsidP="00F82E2C">
      <w:pPr>
        <w:pStyle w:val="berschrift1"/>
      </w:pPr>
      <w:bookmarkStart w:id="2" w:name="_Toc98336006"/>
      <w:r>
        <w:t xml:space="preserve">2.1.1 </w:t>
      </w:r>
      <w:proofErr w:type="spellStart"/>
      <w:r>
        <w:t>Shottky</w:t>
      </w:r>
      <w:proofErr w:type="spellEnd"/>
      <w:r>
        <w:t>-Diode</w:t>
      </w:r>
      <w:bookmarkEnd w:id="2"/>
    </w:p>
    <w:p w14:paraId="7AEBAE0D" w14:textId="77777777" w:rsidR="00E92FC2" w:rsidRDefault="00E92FC2" w:rsidP="00C046AC">
      <w:pPr>
        <w:pStyle w:val="berschrift1"/>
        <w:rPr>
          <w:rFonts w:asciiTheme="minorHAnsi" w:hAnsiTheme="minorHAnsi" w:cstheme="minorHAnsi"/>
          <w:color w:val="2B2B2B"/>
          <w:sz w:val="22"/>
          <w:szCs w:val="22"/>
          <w:shd w:val="clear" w:color="auto" w:fill="FFFFFF"/>
        </w:rPr>
      </w:pPr>
      <w:bookmarkStart w:id="3" w:name="_Toc98336007"/>
      <w:r>
        <w:rPr>
          <w:noProof/>
        </w:rPr>
        <w:drawing>
          <wp:anchor distT="0" distB="0" distL="114300" distR="114300" simplePos="0" relativeHeight="251666432" behindDoc="1" locked="0" layoutInCell="1" allowOverlap="1" wp14:anchorId="09EF6AAD" wp14:editId="3E3B788A">
            <wp:simplePos x="0" y="0"/>
            <wp:positionH relativeFrom="margin">
              <wp:align>left</wp:align>
            </wp:positionH>
            <wp:positionV relativeFrom="paragraph">
              <wp:posOffset>920326</wp:posOffset>
            </wp:positionV>
            <wp:extent cx="2533650" cy="1383665"/>
            <wp:effectExtent l="0" t="0" r="0"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1383665"/>
                    </a:xfrm>
                    <a:prstGeom prst="rect">
                      <a:avLst/>
                    </a:prstGeom>
                    <a:noFill/>
                  </pic:spPr>
                </pic:pic>
              </a:graphicData>
            </a:graphic>
          </wp:anchor>
        </w:drawing>
      </w:r>
      <w:r w:rsidR="00076C5F" w:rsidRPr="00076C5F">
        <w:rPr>
          <w:rFonts w:asciiTheme="minorHAnsi" w:hAnsiTheme="minorHAnsi" w:cstheme="minorHAnsi"/>
          <w:color w:val="2B2B2B"/>
          <w:sz w:val="22"/>
          <w:szCs w:val="22"/>
          <w:shd w:val="clear" w:color="auto" w:fill="FFFFFF"/>
        </w:rPr>
        <w:t>Schottky-Diode</w:t>
      </w:r>
      <w:r w:rsidR="00C06C5B">
        <w:rPr>
          <w:rFonts w:asciiTheme="minorHAnsi" w:hAnsiTheme="minorHAnsi" w:cstheme="minorHAnsi"/>
          <w:color w:val="2B2B2B"/>
          <w:sz w:val="22"/>
          <w:szCs w:val="22"/>
          <w:shd w:val="clear" w:color="auto" w:fill="FFFFFF"/>
        </w:rPr>
        <w:t>n</w:t>
      </w:r>
      <w:r w:rsidR="00076C5F" w:rsidRPr="00076C5F">
        <w:rPr>
          <w:rFonts w:asciiTheme="minorHAnsi" w:hAnsiTheme="minorHAnsi" w:cstheme="minorHAnsi"/>
          <w:color w:val="2B2B2B"/>
          <w:sz w:val="22"/>
          <w:szCs w:val="22"/>
          <w:shd w:val="clear" w:color="auto" w:fill="FFFFFF"/>
        </w:rPr>
        <w:t>, auch Hot-Carrier-Diode</w:t>
      </w:r>
      <w:r w:rsidR="00C06C5B">
        <w:rPr>
          <w:rFonts w:asciiTheme="minorHAnsi" w:hAnsiTheme="minorHAnsi" w:cstheme="minorHAnsi"/>
          <w:color w:val="2B2B2B"/>
          <w:sz w:val="22"/>
          <w:szCs w:val="22"/>
          <w:shd w:val="clear" w:color="auto" w:fill="FFFFFF"/>
        </w:rPr>
        <w:t>n</w:t>
      </w:r>
      <w:r w:rsidR="00076C5F" w:rsidRPr="00076C5F">
        <w:rPr>
          <w:rFonts w:asciiTheme="minorHAnsi" w:hAnsiTheme="minorHAnsi" w:cstheme="minorHAnsi"/>
          <w:color w:val="2B2B2B"/>
          <w:sz w:val="22"/>
          <w:szCs w:val="22"/>
          <w:shd w:val="clear" w:color="auto" w:fill="FFFFFF"/>
        </w:rPr>
        <w:t xml:space="preserve"> genannt,</w:t>
      </w:r>
      <w:r w:rsidR="00C06C5B">
        <w:rPr>
          <w:rFonts w:asciiTheme="minorHAnsi" w:hAnsiTheme="minorHAnsi" w:cstheme="minorHAnsi"/>
          <w:color w:val="2B2B2B"/>
          <w:sz w:val="22"/>
          <w:szCs w:val="22"/>
          <w:shd w:val="clear" w:color="auto" w:fill="FFFFFF"/>
        </w:rPr>
        <w:t xml:space="preserve"> bestehen aus </w:t>
      </w:r>
      <w:r w:rsidR="00076C5F">
        <w:rPr>
          <w:rFonts w:asciiTheme="minorHAnsi" w:hAnsiTheme="minorHAnsi" w:cstheme="minorHAnsi"/>
          <w:color w:val="2B2B2B"/>
          <w:sz w:val="22"/>
          <w:szCs w:val="22"/>
          <w:shd w:val="clear" w:color="auto" w:fill="FFFFFF"/>
        </w:rPr>
        <w:t>eine</w:t>
      </w:r>
      <w:r w:rsidR="00C06C5B">
        <w:rPr>
          <w:rFonts w:asciiTheme="minorHAnsi" w:hAnsiTheme="minorHAnsi" w:cstheme="minorHAnsi"/>
          <w:color w:val="2B2B2B"/>
          <w:sz w:val="22"/>
          <w:szCs w:val="22"/>
          <w:shd w:val="clear" w:color="auto" w:fill="FFFFFF"/>
        </w:rPr>
        <w:t>m</w:t>
      </w:r>
      <w:r w:rsidR="00076C5F">
        <w:rPr>
          <w:rFonts w:asciiTheme="minorHAnsi" w:hAnsiTheme="minorHAnsi" w:cstheme="minorHAnsi"/>
          <w:color w:val="2B2B2B"/>
          <w:sz w:val="22"/>
          <w:szCs w:val="22"/>
          <w:shd w:val="clear" w:color="auto" w:fill="FFFFFF"/>
        </w:rPr>
        <w:t xml:space="preserve"> Metall-Halbleiter-Übergang, der </w:t>
      </w:r>
      <w:r w:rsidR="00C06C5B">
        <w:rPr>
          <w:rFonts w:asciiTheme="minorHAnsi" w:hAnsiTheme="minorHAnsi" w:cstheme="minorHAnsi"/>
          <w:color w:val="2B2B2B"/>
          <w:sz w:val="22"/>
          <w:szCs w:val="22"/>
          <w:shd w:val="clear" w:color="auto" w:fill="FFFFFF"/>
        </w:rPr>
        <w:t>wie ein herkömmlicher PN Übergang wirkt.  Dadurch, dass aber keine P-dotierte Schicht vorhanden ist, finden Umladungsvorgänge nur mit Majoritätsträgern – in diesem Fall Elektronen – statt und dies kann dadurch wesentlich schneller geschehen als bei normalen PN Dioden.</w:t>
      </w:r>
      <w:bookmarkEnd w:id="3"/>
      <w:r w:rsidRPr="00E92FC2">
        <w:rPr>
          <w:noProof/>
        </w:rPr>
        <w:t xml:space="preserve"> </w:t>
      </w:r>
      <w:ins w:id="4" w:author="Christian Fuchsberger" w:date="2022-02-24T10:28:00Z">
        <w:r w:rsidR="00C06C5B">
          <w:rPr>
            <w:rFonts w:asciiTheme="minorHAnsi" w:hAnsiTheme="minorHAnsi" w:cstheme="minorHAnsi"/>
            <w:color w:val="2B2B2B"/>
            <w:sz w:val="22"/>
            <w:szCs w:val="22"/>
            <w:shd w:val="clear" w:color="auto" w:fill="FFFFFF"/>
          </w:rPr>
          <w:br/>
        </w:r>
        <w:r w:rsidR="00C06C5B">
          <w:rPr>
            <w:rFonts w:asciiTheme="minorHAnsi" w:hAnsiTheme="minorHAnsi" w:cstheme="minorHAnsi"/>
            <w:color w:val="2B2B2B"/>
            <w:sz w:val="22"/>
            <w:szCs w:val="22"/>
            <w:shd w:val="clear" w:color="auto" w:fill="FFFFFF"/>
          </w:rPr>
          <w:br/>
        </w:r>
      </w:ins>
    </w:p>
    <w:p w14:paraId="63033B30" w14:textId="77777777" w:rsidR="00E92FC2" w:rsidRDefault="00E92FC2" w:rsidP="00E92FC2">
      <w:pPr>
        <w:pStyle w:val="Untertitel"/>
        <w:rPr>
          <w:ins w:id="5" w:author="Christian Fuchsberger" w:date="2022-02-24T10:30:00Z"/>
          <w:vertAlign w:val="superscript"/>
        </w:rPr>
      </w:pPr>
      <w:r>
        <w:t>Abbildung 2.1.1: Metall-Halbleiter-Übergang</w:t>
      </w:r>
    </w:p>
    <w:p w14:paraId="66F93E44" w14:textId="77777777" w:rsidR="00E92FC2" w:rsidRDefault="00E92FC2" w:rsidP="00C046AC">
      <w:pPr>
        <w:pStyle w:val="berschrift1"/>
        <w:rPr>
          <w:rFonts w:asciiTheme="minorHAnsi" w:hAnsiTheme="minorHAnsi" w:cstheme="minorHAnsi"/>
          <w:color w:val="2B2B2B"/>
          <w:sz w:val="22"/>
          <w:szCs w:val="22"/>
          <w:shd w:val="clear" w:color="auto" w:fill="FFFFFF"/>
        </w:rPr>
      </w:pPr>
    </w:p>
    <w:p w14:paraId="79FC78C0" w14:textId="562F1303" w:rsidR="00C06C5B" w:rsidRDefault="00C06C5B" w:rsidP="00C046AC">
      <w:pPr>
        <w:pStyle w:val="berschrift1"/>
        <w:rPr>
          <w:rFonts w:asciiTheme="minorHAnsi" w:hAnsiTheme="minorHAnsi" w:cstheme="minorHAnsi"/>
          <w:color w:val="2B2B2B"/>
          <w:sz w:val="22"/>
          <w:szCs w:val="22"/>
          <w:shd w:val="clear" w:color="auto" w:fill="FFFFFF"/>
        </w:rPr>
      </w:pPr>
      <w:bookmarkStart w:id="6" w:name="_Toc98336008"/>
      <w:proofErr w:type="spellStart"/>
      <w:r>
        <w:rPr>
          <w:rFonts w:asciiTheme="minorHAnsi" w:hAnsiTheme="minorHAnsi" w:cstheme="minorHAnsi"/>
          <w:color w:val="2B2B2B"/>
          <w:sz w:val="22"/>
          <w:szCs w:val="22"/>
          <w:shd w:val="clear" w:color="auto" w:fill="FFFFFF"/>
        </w:rPr>
        <w:t>Shottky</w:t>
      </w:r>
      <w:proofErr w:type="spellEnd"/>
      <w:r>
        <w:rPr>
          <w:rFonts w:asciiTheme="minorHAnsi" w:hAnsiTheme="minorHAnsi" w:cstheme="minorHAnsi"/>
          <w:color w:val="2B2B2B"/>
          <w:sz w:val="22"/>
          <w:szCs w:val="22"/>
          <w:shd w:val="clear" w:color="auto" w:fill="FFFFFF"/>
        </w:rPr>
        <w:t xml:space="preserve"> Dioden haben dahe</w:t>
      </w:r>
      <w:r w:rsidR="00335640">
        <w:rPr>
          <w:rFonts w:asciiTheme="minorHAnsi" w:hAnsiTheme="minorHAnsi" w:cstheme="minorHAnsi"/>
          <w:color w:val="2B2B2B"/>
          <w:sz w:val="22"/>
          <w:szCs w:val="22"/>
          <w:shd w:val="clear" w:color="auto" w:fill="FFFFFF"/>
        </w:rPr>
        <w:t>r</w:t>
      </w:r>
      <w:r>
        <w:rPr>
          <w:rFonts w:asciiTheme="minorHAnsi" w:hAnsiTheme="minorHAnsi" w:cstheme="minorHAnsi"/>
          <w:color w:val="2B2B2B"/>
          <w:sz w:val="22"/>
          <w:szCs w:val="22"/>
          <w:shd w:val="clear" w:color="auto" w:fill="FFFFFF"/>
        </w:rPr>
        <w:t xml:space="preserve"> die gleichen Eigenschaften wie herkömmliche Halbleiterdioden, mit der Ausnahme, dass sie eine </w:t>
      </w:r>
      <w:r w:rsidRPr="007F2FD2">
        <w:rPr>
          <w:rFonts w:asciiTheme="minorHAnsi" w:hAnsiTheme="minorHAnsi" w:cstheme="minorHAnsi"/>
          <w:b/>
          <w:bCs/>
          <w:color w:val="2B2B2B"/>
          <w:sz w:val="22"/>
          <w:szCs w:val="22"/>
          <w:shd w:val="clear" w:color="auto" w:fill="FFFFFF"/>
        </w:rPr>
        <w:t>geringere Durchlassspannung</w:t>
      </w:r>
      <w:r>
        <w:rPr>
          <w:rFonts w:asciiTheme="minorHAnsi" w:hAnsiTheme="minorHAnsi" w:cstheme="minorHAnsi"/>
          <w:color w:val="2B2B2B"/>
          <w:sz w:val="22"/>
          <w:szCs w:val="22"/>
          <w:shd w:val="clear" w:color="auto" w:fill="FFFFFF"/>
        </w:rPr>
        <w:t xml:space="preserve"> haben und sehr viel </w:t>
      </w:r>
      <w:r w:rsidRPr="007F2FD2">
        <w:rPr>
          <w:rFonts w:asciiTheme="minorHAnsi" w:hAnsiTheme="minorHAnsi" w:cstheme="minorHAnsi"/>
          <w:b/>
          <w:bCs/>
          <w:color w:val="2B2B2B"/>
          <w:sz w:val="22"/>
          <w:szCs w:val="22"/>
          <w:shd w:val="clear" w:color="auto" w:fill="FFFFFF"/>
        </w:rPr>
        <w:t>schnellere Schaltzeiten</w:t>
      </w:r>
      <w:r>
        <w:rPr>
          <w:rFonts w:asciiTheme="minorHAnsi" w:hAnsiTheme="minorHAnsi" w:cstheme="minorHAnsi"/>
          <w:color w:val="2B2B2B"/>
          <w:sz w:val="22"/>
          <w:szCs w:val="22"/>
          <w:shd w:val="clear" w:color="auto" w:fill="FFFFFF"/>
        </w:rPr>
        <w:t xml:space="preserve"> ermöglichen.</w:t>
      </w:r>
      <w:bookmarkEnd w:id="6"/>
      <w:r w:rsidR="00E92FC2" w:rsidRPr="00E92FC2">
        <w:rPr>
          <w:noProof/>
        </w:rPr>
        <w:t xml:space="preserve"> </w:t>
      </w:r>
    </w:p>
    <w:p w14:paraId="30E730B0" w14:textId="21A42254" w:rsidR="00076C5F" w:rsidRDefault="00C06C5B" w:rsidP="00E92FC2">
      <w:pPr>
        <w:pStyle w:val="berschrift1"/>
        <w:rPr>
          <w:rFonts w:asciiTheme="minorHAnsi" w:hAnsiTheme="minorHAnsi" w:cstheme="minorHAnsi"/>
          <w:color w:val="2B2B2B"/>
          <w:sz w:val="22"/>
          <w:szCs w:val="22"/>
          <w:shd w:val="clear" w:color="auto" w:fill="FFFFFF"/>
        </w:rPr>
      </w:pPr>
      <w:bookmarkStart w:id="7" w:name="_Toc98336009"/>
      <w:proofErr w:type="spellStart"/>
      <w:r>
        <w:rPr>
          <w:rFonts w:asciiTheme="minorHAnsi" w:hAnsiTheme="minorHAnsi" w:cstheme="minorHAnsi"/>
          <w:color w:val="2B2B2B"/>
          <w:sz w:val="22"/>
          <w:szCs w:val="22"/>
          <w:shd w:val="clear" w:color="auto" w:fill="FFFFFF"/>
        </w:rPr>
        <w:t>Shottky</w:t>
      </w:r>
      <w:proofErr w:type="spellEnd"/>
      <w:r>
        <w:rPr>
          <w:rFonts w:asciiTheme="minorHAnsi" w:hAnsiTheme="minorHAnsi" w:cstheme="minorHAnsi"/>
          <w:color w:val="2B2B2B"/>
          <w:sz w:val="22"/>
          <w:szCs w:val="22"/>
          <w:shd w:val="clear" w:color="auto" w:fill="FFFFFF"/>
        </w:rPr>
        <w:t xml:space="preserve"> Dioden sind aufgrund dieser Eigenschaften sehr gut für Schaltnetzteile geeignet, bei denen schnelle Schaltvorgänge mit möglichst geringen Verlustleistungen gefordert sind.</w:t>
      </w:r>
      <w:bookmarkEnd w:id="7"/>
      <w:r>
        <w:rPr>
          <w:rFonts w:asciiTheme="minorHAnsi" w:hAnsiTheme="minorHAnsi" w:cstheme="minorHAnsi"/>
          <w:color w:val="2B2B2B"/>
          <w:sz w:val="22"/>
          <w:szCs w:val="22"/>
          <w:shd w:val="clear" w:color="auto" w:fill="FFFFFF"/>
        </w:rPr>
        <w:t xml:space="preserve"> </w:t>
      </w:r>
      <w:ins w:id="8" w:author="Christian Fuchsberger" w:date="2022-02-24T10:27:00Z">
        <w:r>
          <w:rPr>
            <w:rFonts w:asciiTheme="minorHAnsi" w:hAnsiTheme="minorHAnsi" w:cstheme="minorHAnsi"/>
            <w:color w:val="2B2B2B"/>
            <w:sz w:val="22"/>
            <w:szCs w:val="22"/>
            <w:shd w:val="clear" w:color="auto" w:fill="FFFFFF"/>
          </w:rPr>
          <w:br/>
        </w:r>
      </w:ins>
    </w:p>
    <w:p w14:paraId="30C5C662" w14:textId="0DEF3D49" w:rsidR="00E92FC2" w:rsidRPr="00E92FC2" w:rsidRDefault="00E92FC2" w:rsidP="00E92FC2">
      <w:pPr>
        <w:pStyle w:val="berschrift2"/>
        <w:rPr>
          <w:sz w:val="32"/>
          <w:szCs w:val="32"/>
        </w:rPr>
      </w:pPr>
      <w:bookmarkStart w:id="9" w:name="_Toc98336010"/>
      <w:r w:rsidRPr="00E92FC2">
        <w:rPr>
          <w:sz w:val="32"/>
          <w:szCs w:val="32"/>
        </w:rPr>
        <w:t xml:space="preserve">2.1.1.1 </w:t>
      </w:r>
      <w:proofErr w:type="spellStart"/>
      <w:r w:rsidRPr="00E92FC2">
        <w:rPr>
          <w:sz w:val="32"/>
          <w:szCs w:val="32"/>
        </w:rPr>
        <w:t>Sperrichtung</w:t>
      </w:r>
      <w:proofErr w:type="spellEnd"/>
      <w:r w:rsidRPr="00E92FC2">
        <w:rPr>
          <w:sz w:val="32"/>
          <w:szCs w:val="32"/>
        </w:rPr>
        <w:t xml:space="preserve"> und Durchlassrichtung</w:t>
      </w:r>
      <w:bookmarkEnd w:id="9"/>
    </w:p>
    <w:p w14:paraId="2AC197E9" w14:textId="32910156" w:rsidR="00076C5F" w:rsidRDefault="00076C5F" w:rsidP="00076C5F"/>
    <w:p w14:paraId="7FED1F79" w14:textId="6018A287" w:rsidR="00E92FC2" w:rsidRDefault="00E92FC2" w:rsidP="00076C5F">
      <w:r w:rsidRPr="00E92FC2">
        <w:rPr>
          <w:b/>
          <w:bCs/>
        </w:rPr>
        <w:lastRenderedPageBreak/>
        <w:t>Schalten in Sper</w:t>
      </w:r>
      <w:r w:rsidR="00D34B97">
        <w:rPr>
          <w:b/>
          <w:bCs/>
        </w:rPr>
        <w:t>r</w:t>
      </w:r>
      <w:r w:rsidRPr="00E92FC2">
        <w:rPr>
          <w:b/>
          <w:bCs/>
        </w:rPr>
        <w:t>richtung:</w:t>
      </w:r>
      <w:r>
        <w:t xml:space="preserve"> Die Raumladungszone wird größer und nimmt einen großen Bereich des n-Siliziums ein.</w:t>
      </w:r>
    </w:p>
    <w:p w14:paraId="48C8364D" w14:textId="50443A02" w:rsidR="00E92FC2" w:rsidRDefault="00E92FC2" w:rsidP="00076C5F"/>
    <w:p w14:paraId="64722FA6" w14:textId="4DD0FFBE" w:rsidR="00E92FC2" w:rsidRDefault="00E92FC2" w:rsidP="00076C5F">
      <w:r w:rsidRPr="00E92FC2">
        <w:rPr>
          <w:b/>
          <w:bCs/>
        </w:rPr>
        <w:t>Schalten in Durchlassrichtung:</w:t>
      </w:r>
      <w:r>
        <w:t xml:space="preserve"> Die Raumladungszone wird freigeräumt und die Elektronen fließen von der n-Schicht in die Metallschicht.</w:t>
      </w:r>
    </w:p>
    <w:p w14:paraId="65EFEB72" w14:textId="6ABE6E00" w:rsidR="00E92FC2" w:rsidRDefault="00E92FC2" w:rsidP="00076C5F"/>
    <w:p w14:paraId="268EF1DC" w14:textId="4277C645" w:rsidR="00E92FC2" w:rsidRDefault="00E92FC2" w:rsidP="00076C5F">
      <w:r w:rsidRPr="007F2FD2">
        <w:rPr>
          <w:b/>
          <w:bCs/>
        </w:rPr>
        <w:t xml:space="preserve">Schalten </w:t>
      </w:r>
      <w:r w:rsidR="00DF2F7D" w:rsidRPr="007F2FD2">
        <w:rPr>
          <w:b/>
          <w:bCs/>
        </w:rPr>
        <w:t>zwischen den beiden Zuständen:</w:t>
      </w:r>
      <w:r w:rsidR="00DF2F7D">
        <w:t xml:space="preserve"> Erfolgt sehr schnell. Es müssen keine Majoritätsträger ausgeräumt werden.</w:t>
      </w:r>
    </w:p>
    <w:p w14:paraId="754E7330" w14:textId="6AF82E95" w:rsidR="00E92FC2" w:rsidRDefault="00E92FC2" w:rsidP="00076C5F"/>
    <w:p w14:paraId="4E20095B" w14:textId="70A4653F" w:rsidR="007F2FD2" w:rsidRDefault="007F2FD2" w:rsidP="007F2FD2">
      <w:pPr>
        <w:pStyle w:val="berschrift1"/>
      </w:pPr>
      <w:bookmarkStart w:id="10" w:name="_Toc98336011"/>
      <w:r>
        <w:t>2.1.1.2 Anwendungen</w:t>
      </w:r>
      <w:bookmarkEnd w:id="10"/>
    </w:p>
    <w:p w14:paraId="6DCD1B91" w14:textId="70A78947" w:rsidR="007F2FD2" w:rsidRDefault="007F2FD2" w:rsidP="00076C5F"/>
    <w:p w14:paraId="664A4F85" w14:textId="22168212" w:rsidR="007F2FD2" w:rsidRDefault="007F2FD2" w:rsidP="00076C5F">
      <w:proofErr w:type="spellStart"/>
      <w:r>
        <w:t>Shootky</w:t>
      </w:r>
      <w:proofErr w:type="spellEnd"/>
      <w:r>
        <w:t xml:space="preserve">-Dioden findet man in Schaltungen, wo </w:t>
      </w:r>
      <w:r w:rsidRPr="007F2FD2">
        <w:rPr>
          <w:b/>
          <w:bCs/>
        </w:rPr>
        <w:t>schnelles Schalten</w:t>
      </w:r>
      <w:r>
        <w:t xml:space="preserve"> oder ein </w:t>
      </w:r>
      <w:r w:rsidRPr="007F2FD2">
        <w:rPr>
          <w:b/>
          <w:bCs/>
        </w:rPr>
        <w:t>niedriger Spannungsabfall</w:t>
      </w:r>
      <w:r>
        <w:t xml:space="preserve"> gebraucht ist. Ihre Anwendung sind zu finden in:</w:t>
      </w:r>
    </w:p>
    <w:p w14:paraId="5488BC69" w14:textId="1CB0FA1D" w:rsidR="007F2FD2" w:rsidRDefault="007F2FD2" w:rsidP="00076C5F"/>
    <w:p w14:paraId="4C77E893" w14:textId="3C00762E" w:rsidR="007F2FD2" w:rsidRDefault="007F2FD2" w:rsidP="007F2FD2">
      <w:pPr>
        <w:pStyle w:val="Listenabsatz"/>
        <w:numPr>
          <w:ilvl w:val="0"/>
          <w:numId w:val="5"/>
        </w:numPr>
      </w:pPr>
      <w:r>
        <w:t>Schaltdiode</w:t>
      </w:r>
    </w:p>
    <w:p w14:paraId="78C28EAF" w14:textId="5115597B" w:rsidR="007F2FD2" w:rsidRDefault="007F2FD2" w:rsidP="007F2FD2">
      <w:pPr>
        <w:pStyle w:val="Listenabsatz"/>
        <w:numPr>
          <w:ilvl w:val="0"/>
          <w:numId w:val="5"/>
        </w:numPr>
      </w:pPr>
      <w:r>
        <w:t>Mikrowellentechnik</w:t>
      </w:r>
    </w:p>
    <w:p w14:paraId="3B169249" w14:textId="7476B15F" w:rsidR="007F2FD2" w:rsidRDefault="007F2FD2" w:rsidP="007F2FD2">
      <w:pPr>
        <w:pStyle w:val="Listenabsatz"/>
        <w:numPr>
          <w:ilvl w:val="0"/>
          <w:numId w:val="5"/>
        </w:numPr>
      </w:pPr>
      <w:r>
        <w:t>Gleichrichtung</w:t>
      </w:r>
    </w:p>
    <w:p w14:paraId="087F74AA" w14:textId="41002649" w:rsidR="007F2FD2" w:rsidRDefault="007F2FD2" w:rsidP="007F2FD2">
      <w:pPr>
        <w:pStyle w:val="Listenabsatz"/>
        <w:numPr>
          <w:ilvl w:val="0"/>
          <w:numId w:val="5"/>
        </w:numPr>
      </w:pPr>
      <w:r>
        <w:t>Blockierung des Rückflusses</w:t>
      </w:r>
    </w:p>
    <w:p w14:paraId="478129C0" w14:textId="412B856A" w:rsidR="007F2FD2" w:rsidRDefault="007F2FD2" w:rsidP="00076C5F"/>
    <w:p w14:paraId="3DAA051B" w14:textId="77777777" w:rsidR="007F2FD2" w:rsidRPr="00076C5F" w:rsidRDefault="007F2FD2" w:rsidP="00076C5F"/>
    <w:p w14:paraId="6682034F" w14:textId="01A597D1" w:rsidR="00353EB6" w:rsidRDefault="00353EB6" w:rsidP="00C046AC">
      <w:pPr>
        <w:pStyle w:val="berschrift1"/>
      </w:pPr>
      <w:bookmarkStart w:id="11" w:name="_Toc98336012"/>
      <w:r>
        <w:t>2.1.2 Kondensator</w:t>
      </w:r>
      <w:bookmarkEnd w:id="11"/>
    </w:p>
    <w:p w14:paraId="48BDEF3D" w14:textId="398FC77C" w:rsidR="00274050" w:rsidRDefault="00274050" w:rsidP="00274050"/>
    <w:p w14:paraId="5BE4BA8F" w14:textId="63A7816E" w:rsidR="00274050" w:rsidRPr="00274050" w:rsidRDefault="00274050" w:rsidP="00274050">
      <w:r>
        <w:t>ESR erklären</w:t>
      </w:r>
    </w:p>
    <w:p w14:paraId="72D04E8F" w14:textId="3C62AAC0" w:rsidR="00353EB6" w:rsidRDefault="00353EB6" w:rsidP="00353EB6"/>
    <w:p w14:paraId="303D69AF" w14:textId="320267E2" w:rsidR="00353EB6" w:rsidRDefault="00353EB6" w:rsidP="00353EB6">
      <w:pPr>
        <w:pStyle w:val="berschrift1"/>
      </w:pPr>
      <w:bookmarkStart w:id="12" w:name="_Toc98336013"/>
      <w:r>
        <w:t>2.1.2.1 Glättungskondensator</w:t>
      </w:r>
      <w:bookmarkEnd w:id="12"/>
    </w:p>
    <w:p w14:paraId="2158268A" w14:textId="4DCB4304" w:rsidR="00353EB6" w:rsidRDefault="00353EB6" w:rsidP="00353EB6"/>
    <w:p w14:paraId="09D6C3DA" w14:textId="5713898F" w:rsidR="00353EB6" w:rsidRDefault="00353EB6" w:rsidP="00353EB6">
      <w:r>
        <w:t xml:space="preserve">Der Glättungskondensator, oder auch Siebkondensator genannt, ist ein parallel zur Last gelegter Kondensator, der parallel zu einer Gleichrichterschaltung den unerwünschten Wechselspannungsanteil der gleichgerichteten Spannung vermindert. </w:t>
      </w:r>
      <w:r w:rsidR="00B9073F">
        <w:t>Die gespeicherte Ladung kann nicht über den Gleichrichter zurückfließen, sondern über den Verbraucher. Die Spannung am Kondensator sinkt nur geringfügig ab. Somit steigt der arithmetische Mittelwert der Mischspannung. Der Wechselanteil wird vermindert und die Spannung geglättet.</w:t>
      </w:r>
    </w:p>
    <w:p w14:paraId="23911149" w14:textId="0F50EB4C" w:rsidR="00B9073F" w:rsidRDefault="00B9073F" w:rsidP="00353EB6"/>
    <w:p w14:paraId="2E5F8AEB" w14:textId="380986D1" w:rsidR="00B9073F" w:rsidRDefault="00B9073F" w:rsidP="00140713">
      <w:pPr>
        <w:pStyle w:val="berschrift1"/>
      </w:pPr>
      <w:bookmarkStart w:id="13" w:name="_Toc98336014"/>
      <w:r>
        <w:t>2.1.2.2</w:t>
      </w:r>
      <w:r w:rsidR="00140713">
        <w:t xml:space="preserve"> Stützkondensator</w:t>
      </w:r>
      <w:bookmarkEnd w:id="13"/>
    </w:p>
    <w:p w14:paraId="6085D544" w14:textId="77777777" w:rsidR="008223FE" w:rsidRPr="008223FE" w:rsidRDefault="008223FE" w:rsidP="008223FE"/>
    <w:p w14:paraId="2DCE3504" w14:textId="41B60729" w:rsidR="00140713" w:rsidRDefault="008223FE" w:rsidP="003F1862">
      <w:r>
        <w:t xml:space="preserve">Schaltkreise benötigen für die Stabilität einen Stützkondensator. Die Leitung von der Speisespannung und GND zu den ICs sind parasitär induktiv. Schnelle Stromänderungen führen </w:t>
      </w:r>
      <w:r w:rsidR="0025680F">
        <w:t>zu schnellen Änderungen</w:t>
      </w:r>
      <w:r>
        <w:t xml:space="preserve"> der Speisespannung. Ein Beispiel wäre</w:t>
      </w:r>
      <w:r w:rsidR="0025680F">
        <w:t xml:space="preserve"> der Stromimpuls, bei einem digitalen Ausgang</w:t>
      </w:r>
      <w:r>
        <w:t xml:space="preserve"> zwischen der Umschaltzeit, wenn also beide Ausgangstransistoren kurzzeitig </w:t>
      </w:r>
      <w:r w:rsidR="0025680F">
        <w:t xml:space="preserve">leiten. Der IC schwingt. Stützkondensatoren halten für den kurzen Stromimpuls die Ladungsträger bereit, damit die Versorgungsspannung nicht einbricht. </w:t>
      </w:r>
      <w:r w:rsidR="00747420">
        <w:t xml:space="preserve">Bei CMOS-Schaltungen reicht ein Keramik-Kondensator mit 100nF. Den Weg von Stützkondensator zu IC haltet man möglichst sehr kurz. </w:t>
      </w:r>
    </w:p>
    <w:p w14:paraId="7F3D8B27" w14:textId="77777777" w:rsidR="003F1862" w:rsidRDefault="003F1862" w:rsidP="003F1862"/>
    <w:p w14:paraId="6B435280" w14:textId="4CF6AF2B" w:rsidR="00140713" w:rsidRDefault="00140713" w:rsidP="00140713">
      <w:pPr>
        <w:pStyle w:val="berschrift1"/>
      </w:pPr>
      <w:bookmarkStart w:id="14" w:name="_Toc98336015"/>
      <w:r>
        <w:t>2.1.2.3 Bypass-Kondensator</w:t>
      </w:r>
      <w:r w:rsidR="00A87F71">
        <w:t xml:space="preserve"> (Entkopplungskondensator)</w:t>
      </w:r>
      <w:bookmarkEnd w:id="14"/>
    </w:p>
    <w:p w14:paraId="292D1FED" w14:textId="77777777" w:rsidR="00140713" w:rsidRDefault="00140713" w:rsidP="00140713"/>
    <w:p w14:paraId="1D804D98" w14:textId="2E6B2935" w:rsidR="00140713" w:rsidRDefault="003F1862" w:rsidP="00353EB6">
      <w:r>
        <w:t xml:space="preserve">Der Bypass-Kondensator wird </w:t>
      </w:r>
      <w:r w:rsidR="001619CE">
        <w:t>verwendet,</w:t>
      </w:r>
      <w:r>
        <w:t xml:space="preserve"> um Wechselstromanteile eines Gleichstromsignals</w:t>
      </w:r>
      <w:r w:rsidR="00340899">
        <w:t xml:space="preserve"> oder Spannung</w:t>
      </w:r>
      <w:r w:rsidR="00D34B97">
        <w:t>s</w:t>
      </w:r>
      <w:r w:rsidR="00340899">
        <w:t>spitzen</w:t>
      </w:r>
      <w:r>
        <w:t xml:space="preserve"> zu </w:t>
      </w:r>
      <w:r w:rsidR="001619CE">
        <w:t xml:space="preserve">entfernen, wodurch ein viel sauberes und reines Gleichstromsignal erzeugt wird. Dieser Kondensator umgeht im Grunde genommen das Wechselstromrauschen durch Filterung. </w:t>
      </w:r>
      <w:r w:rsidR="00340899">
        <w:t xml:space="preserve">Ein Bypass-Kondensator kann Energie von diesen Signalen an der Schaltung vorbei direkt zum Rückweg führen. </w:t>
      </w:r>
    </w:p>
    <w:p w14:paraId="5E08D6C3" w14:textId="4CCE8ADB" w:rsidR="00A87F71" w:rsidRDefault="00A87F71" w:rsidP="00353EB6"/>
    <w:p w14:paraId="76C2A27F" w14:textId="23E0DD79" w:rsidR="008B303D" w:rsidRDefault="008B303D" w:rsidP="00353EB6"/>
    <w:p w14:paraId="049D1DD6" w14:textId="6CCFA5E4" w:rsidR="008B303D" w:rsidRDefault="008B303D" w:rsidP="008B303D">
      <w:pPr>
        <w:pStyle w:val="berschrift1"/>
      </w:pPr>
      <w:bookmarkStart w:id="15" w:name="_Toc98336016"/>
      <w:r>
        <w:lastRenderedPageBreak/>
        <w:t>2.2 Spule</w:t>
      </w:r>
      <w:bookmarkEnd w:id="15"/>
      <w:r>
        <w:t xml:space="preserve"> </w:t>
      </w:r>
    </w:p>
    <w:p w14:paraId="6E9DB68F" w14:textId="696E83D4" w:rsidR="008B303D" w:rsidRDefault="008B303D" w:rsidP="008B303D"/>
    <w:p w14:paraId="4FC451BA" w14:textId="32988071" w:rsidR="008B303D" w:rsidRDefault="00D34B97" w:rsidP="008B303D">
      <w:r>
        <w:t xml:space="preserve">Eine Spule </w:t>
      </w:r>
      <w:r w:rsidR="00BA5F91">
        <w:t xml:space="preserve">ist ein fester Körper, der mit einem Draht umwickelt ist. Der Körperdient lediglich zur Stabilisierung des Drahtes. Die Eigenschaft der Spule ist die Induktivität. </w:t>
      </w:r>
    </w:p>
    <w:p w14:paraId="771FAEB2" w14:textId="157DE4BE" w:rsidR="00BA5F91" w:rsidRDefault="00BA5F91" w:rsidP="008B303D"/>
    <w:p w14:paraId="19BD0D17" w14:textId="2B7C723B" w:rsidR="00BA5F91" w:rsidRDefault="00BA5F91" w:rsidP="009E0F15">
      <w:pPr>
        <w:pStyle w:val="berschrift1"/>
      </w:pPr>
      <w:bookmarkStart w:id="16" w:name="_Toc98336017"/>
      <w:r>
        <w:t>2.2.1 Induktivität</w:t>
      </w:r>
      <w:bookmarkEnd w:id="16"/>
    </w:p>
    <w:p w14:paraId="603719B3" w14:textId="3CE1C0D1" w:rsidR="00BA5F91" w:rsidRDefault="00BA5F91" w:rsidP="008B303D"/>
    <w:p w14:paraId="3BAEF522" w14:textId="116BE54D" w:rsidR="00BA5F91" w:rsidRDefault="00BA5F91" w:rsidP="008B303D">
      <w:r>
        <w:t xml:space="preserve">Die Induktivität ist eine Fähigkeit durch ein Magnetfeld eine Spannung zu erzeugen. </w:t>
      </w:r>
      <w:r w:rsidR="002C750E">
        <w:t xml:space="preserve">Das </w:t>
      </w:r>
      <w:r w:rsidR="00D34B97">
        <w:t>Formelzeichen</w:t>
      </w:r>
      <w:r w:rsidR="002C750E">
        <w:t xml:space="preserve"> der Spule ist L und die Einheit </w:t>
      </w:r>
      <w:r w:rsidR="002C750E">
        <w:rPr>
          <w:rFonts w:cstheme="minorHAnsi"/>
        </w:rPr>
        <w:t>Ω</w:t>
      </w:r>
      <w:r w:rsidR="002C750E">
        <w:t xml:space="preserve">s. Die Einheit wird als H(Henry) bezeichnet. </w:t>
      </w:r>
      <w:r>
        <w:t>Bei ein</w:t>
      </w:r>
      <w:r w:rsidR="002C750E">
        <w:t xml:space="preserve">er Induktivität von 1 Henry und einer gleichförmigen Stromänderung von 1 A </w:t>
      </w:r>
      <w:r w:rsidR="00D34B97">
        <w:t>entsteht</w:t>
      </w:r>
      <w:r w:rsidR="002C750E">
        <w:t xml:space="preserve"> eine Selbstinduktionsspannung von 1V.</w:t>
      </w:r>
    </w:p>
    <w:p w14:paraId="2A96D97F" w14:textId="7822AECE" w:rsidR="002C750E" w:rsidRDefault="002C750E" w:rsidP="008B303D"/>
    <w:p w14:paraId="65991496" w14:textId="67AD794B" w:rsidR="002C750E" w:rsidRDefault="002C750E" w:rsidP="009E0F15">
      <w:pPr>
        <w:pStyle w:val="berschrift1"/>
      </w:pPr>
      <w:bookmarkStart w:id="17" w:name="_Toc98336018"/>
      <w:r>
        <w:t>2.2.2 Selbstinduktionsspannung</w:t>
      </w:r>
      <w:bookmarkEnd w:id="17"/>
    </w:p>
    <w:p w14:paraId="0513124F" w14:textId="47B20EEE" w:rsidR="002C750E" w:rsidRDefault="002C750E" w:rsidP="008B303D"/>
    <w:p w14:paraId="14F39D13" w14:textId="72B03EE4" w:rsidR="002C750E" w:rsidRDefault="002C750E" w:rsidP="008B303D">
      <w:r>
        <w:t>Wird eine Spule mit einer ständigen änderten Strom durchflossen, entsteht ein sich ständig änderndes Magnetfeld. Jede Änderung des Stro</w:t>
      </w:r>
      <w:r w:rsidR="00A16746">
        <w:t>m</w:t>
      </w:r>
      <w:r>
        <w:t xml:space="preserve">es erzeugt eine </w:t>
      </w:r>
      <w:r w:rsidR="00A16746">
        <w:t xml:space="preserve">Selbstinduktionsspannung. Eine Abnahme des Stromes führt zu einer größeren Spannung und eine Zunahme des Stromes führt zur kleineren Spannung. </w:t>
      </w:r>
    </w:p>
    <w:p w14:paraId="6E69A63D" w14:textId="661B6446" w:rsidR="00A16746" w:rsidRDefault="00A16746" w:rsidP="008B303D"/>
    <w:p w14:paraId="43E2C3D8" w14:textId="25859888" w:rsidR="00A16746" w:rsidRPr="00A16746" w:rsidRDefault="001D1317" w:rsidP="00A16746">
      <w:pPr>
        <w:spacing w:line="24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L* ∆I</m:t>
              </m:r>
            </m:num>
            <m:den>
              <m:r>
                <w:rPr>
                  <w:rFonts w:ascii="Cambria Math" w:hAnsi="Cambria Math"/>
                </w:rPr>
                <m:t>∆t</m:t>
              </m:r>
            </m:den>
          </m:f>
        </m:oMath>
      </m:oMathPara>
    </w:p>
    <w:p w14:paraId="113961B7" w14:textId="616667D2" w:rsidR="00A16746" w:rsidRDefault="00A16746" w:rsidP="00A16746">
      <w:pPr>
        <w:spacing w:line="240" w:lineRule="auto"/>
        <w:rPr>
          <w:rFonts w:eastAsiaTheme="minorEastAsia"/>
        </w:rPr>
      </w:pPr>
    </w:p>
    <w:p w14:paraId="30A9C1ED" w14:textId="300EC9D4" w:rsidR="00A16746" w:rsidRDefault="00A16746" w:rsidP="00A16746">
      <w:pPr>
        <w:spacing w:line="240" w:lineRule="auto"/>
        <w:rPr>
          <w:rFonts w:eastAsiaTheme="minorEastAsia"/>
        </w:rPr>
      </w:pPr>
      <w:r>
        <w:rPr>
          <w:rFonts w:eastAsiaTheme="minorEastAsia"/>
        </w:rPr>
        <w:t xml:space="preserve">Die Selbstinduktionsspannung </w:t>
      </w:r>
      <w:r w:rsidR="002C0544">
        <w:rPr>
          <w:rFonts w:eastAsiaTheme="minorEastAsia"/>
        </w:rPr>
        <w:t>U</w:t>
      </w:r>
      <w:r w:rsidR="002C0544">
        <w:rPr>
          <w:rFonts w:eastAsiaTheme="minorEastAsia"/>
          <w:vertAlign w:val="subscript"/>
        </w:rPr>
        <w:t>L</w:t>
      </w:r>
      <w:r w:rsidR="002C0544">
        <w:rPr>
          <w:rFonts w:eastAsiaTheme="minorEastAsia"/>
        </w:rPr>
        <w:t xml:space="preserve"> ist umso größer, </w:t>
      </w:r>
    </w:p>
    <w:p w14:paraId="426194DF" w14:textId="3498F419" w:rsidR="002C0544" w:rsidRDefault="002C0544" w:rsidP="00A16746">
      <w:pPr>
        <w:spacing w:line="240" w:lineRule="auto"/>
        <w:rPr>
          <w:rFonts w:eastAsiaTheme="minorEastAsia"/>
        </w:rPr>
      </w:pPr>
    </w:p>
    <w:p w14:paraId="6AD928B0" w14:textId="7D6A10D6" w:rsidR="002C0544" w:rsidRPr="002C0544" w:rsidRDefault="002C0544" w:rsidP="002C0544">
      <w:pPr>
        <w:pStyle w:val="Listenabsatz"/>
        <w:numPr>
          <w:ilvl w:val="0"/>
          <w:numId w:val="6"/>
        </w:numPr>
        <w:spacing w:line="240" w:lineRule="auto"/>
      </w:pPr>
      <w:r>
        <w:t>Je größer die Induktivität ist</w:t>
      </w:r>
    </w:p>
    <w:p w14:paraId="6914EA86" w14:textId="14DE5256" w:rsidR="002C0544" w:rsidRPr="002C0544" w:rsidRDefault="002C0544" w:rsidP="002C0544">
      <w:pPr>
        <w:pStyle w:val="Listenabsatz"/>
        <w:numPr>
          <w:ilvl w:val="0"/>
          <w:numId w:val="6"/>
        </w:numPr>
        <w:spacing w:line="240" w:lineRule="auto"/>
      </w:pPr>
      <w:r>
        <w:t>Je größer die Stromänderung ist</w:t>
      </w:r>
    </w:p>
    <w:p w14:paraId="57981059" w14:textId="72B9F929" w:rsidR="00353EB6" w:rsidRDefault="002C0544" w:rsidP="00C046AC">
      <w:pPr>
        <w:pStyle w:val="Listenabsatz"/>
        <w:numPr>
          <w:ilvl w:val="0"/>
          <w:numId w:val="6"/>
        </w:numPr>
        <w:spacing w:line="240" w:lineRule="auto"/>
      </w:pPr>
      <w:r>
        <w:t>Je kleiner die Zeit der Stromänderung ist</w:t>
      </w:r>
    </w:p>
    <w:p w14:paraId="63988E08" w14:textId="0D4971C8" w:rsidR="002C0544" w:rsidRDefault="002C0544" w:rsidP="002C0544">
      <w:pPr>
        <w:spacing w:line="240" w:lineRule="auto"/>
      </w:pPr>
    </w:p>
    <w:p w14:paraId="559ECAAA" w14:textId="18A0EB80" w:rsidR="002C0544" w:rsidRDefault="002C0544" w:rsidP="009E0F15">
      <w:pPr>
        <w:pStyle w:val="berschrift1"/>
      </w:pPr>
      <w:bookmarkStart w:id="18" w:name="_Toc98336019"/>
      <w:r>
        <w:t>2.3 Relais</w:t>
      </w:r>
      <w:bookmarkEnd w:id="18"/>
    </w:p>
    <w:p w14:paraId="7077477E" w14:textId="2AFE9D3E" w:rsidR="00146AB6" w:rsidRDefault="00146AB6" w:rsidP="002C0544">
      <w:pPr>
        <w:spacing w:line="240" w:lineRule="auto"/>
      </w:pPr>
    </w:p>
    <w:p w14:paraId="04E31FBB" w14:textId="512CF5A8" w:rsidR="00146AB6" w:rsidRDefault="00146AB6" w:rsidP="002C0544">
      <w:pPr>
        <w:spacing w:line="240" w:lineRule="auto"/>
      </w:pPr>
      <w:r>
        <w:t xml:space="preserve">Ein </w:t>
      </w:r>
      <w:proofErr w:type="spellStart"/>
      <w:r>
        <w:t>Relai</w:t>
      </w:r>
      <w:proofErr w:type="spellEnd"/>
      <w:r>
        <w:t xml:space="preserve"> ist ein elektromagnetischer oder elektromechanischer Schalter. Diese werden für das Ein-, Aus- und Umschalten eines Stromkreises verwendet. Statt Relais werden meist Halbleiter und Halbleiterschaltungen verwendet. Die Gründe warum Relais verwendetet werden ist:</w:t>
      </w:r>
    </w:p>
    <w:p w14:paraId="44D919C7" w14:textId="57BEC8C6" w:rsidR="00146AB6" w:rsidRDefault="00146AB6" w:rsidP="002C0544">
      <w:pPr>
        <w:spacing w:line="240" w:lineRule="auto"/>
      </w:pPr>
    </w:p>
    <w:p w14:paraId="4D2939D5" w14:textId="7BA64BE7" w:rsidR="00146AB6" w:rsidRDefault="00146AB6" w:rsidP="00146AB6">
      <w:pPr>
        <w:pStyle w:val="Listenabsatz"/>
        <w:numPr>
          <w:ilvl w:val="0"/>
          <w:numId w:val="7"/>
        </w:numPr>
        <w:spacing w:line="240" w:lineRule="auto"/>
      </w:pPr>
      <w:r>
        <w:t>Günstig</w:t>
      </w:r>
    </w:p>
    <w:p w14:paraId="35BAE956" w14:textId="14AE1C55" w:rsidR="00146AB6" w:rsidRDefault="00146AB6" w:rsidP="00146AB6">
      <w:pPr>
        <w:pStyle w:val="Listenabsatz"/>
        <w:numPr>
          <w:ilvl w:val="0"/>
          <w:numId w:val="7"/>
        </w:numPr>
        <w:spacing w:line="240" w:lineRule="auto"/>
      </w:pPr>
      <w:r>
        <w:t>Einfache Schaltungsintegration</w:t>
      </w:r>
    </w:p>
    <w:p w14:paraId="768198E8" w14:textId="18088969" w:rsidR="00146AB6" w:rsidRDefault="00146AB6" w:rsidP="00146AB6">
      <w:pPr>
        <w:pStyle w:val="Listenabsatz"/>
        <w:numPr>
          <w:ilvl w:val="0"/>
          <w:numId w:val="7"/>
        </w:numPr>
        <w:spacing w:line="240" w:lineRule="auto"/>
      </w:pPr>
      <w:r>
        <w:t>Verträglichkeit gegenüber Spannungs- und Stromspitzen</w:t>
      </w:r>
    </w:p>
    <w:p w14:paraId="1A8C4CD3" w14:textId="41472363" w:rsidR="00146AB6" w:rsidRDefault="00146AB6" w:rsidP="00146AB6">
      <w:pPr>
        <w:pStyle w:val="Listenabsatz"/>
        <w:numPr>
          <w:ilvl w:val="0"/>
          <w:numId w:val="7"/>
        </w:numPr>
        <w:spacing w:line="240" w:lineRule="auto"/>
      </w:pPr>
      <w:r>
        <w:t>Trennung des Laststromkreises</w:t>
      </w:r>
    </w:p>
    <w:p w14:paraId="6125568B" w14:textId="36B6FAE3" w:rsidR="00911B9D" w:rsidRDefault="00911B9D" w:rsidP="00911B9D">
      <w:pPr>
        <w:spacing w:line="240" w:lineRule="auto"/>
      </w:pPr>
    </w:p>
    <w:p w14:paraId="24C3A9F0" w14:textId="7BA9F33D" w:rsidR="00911B9D" w:rsidRDefault="00911B9D" w:rsidP="009E0F15">
      <w:pPr>
        <w:pStyle w:val="berschrift1"/>
      </w:pPr>
      <w:bookmarkStart w:id="19" w:name="_Toc98336020"/>
      <w:r>
        <w:t>2.3.1 Aufbau eines Relais</w:t>
      </w:r>
      <w:bookmarkEnd w:id="19"/>
    </w:p>
    <w:p w14:paraId="190D0FE0" w14:textId="6E37B663" w:rsidR="00146AB6" w:rsidRDefault="00146AB6" w:rsidP="00146AB6">
      <w:pPr>
        <w:spacing w:line="240" w:lineRule="auto"/>
      </w:pPr>
    </w:p>
    <w:p w14:paraId="6A5CF4FD" w14:textId="56E9AEEB" w:rsidR="00146AB6" w:rsidRDefault="00AA12C6" w:rsidP="00146AB6">
      <w:pPr>
        <w:spacing w:line="240" w:lineRule="auto"/>
      </w:pPr>
      <w:r>
        <w:rPr>
          <w:noProof/>
        </w:rPr>
        <w:lastRenderedPageBreak/>
        <w:drawing>
          <wp:inline distT="0" distB="0" distL="0" distR="0" wp14:anchorId="65011C58" wp14:editId="5D276F3F">
            <wp:extent cx="2857500" cy="2139950"/>
            <wp:effectExtent l="0" t="0" r="0" b="0"/>
            <wp:docPr id="4" name="Grafik 4" descr="Aufbau eines normalen Relais mit einer Sp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fbau eines normalen Relais mit einer Sp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139950"/>
                    </a:xfrm>
                    <a:prstGeom prst="rect">
                      <a:avLst/>
                    </a:prstGeom>
                    <a:noFill/>
                    <a:ln>
                      <a:noFill/>
                    </a:ln>
                  </pic:spPr>
                </pic:pic>
              </a:graphicData>
            </a:graphic>
          </wp:inline>
        </w:drawing>
      </w:r>
    </w:p>
    <w:p w14:paraId="5DE84749" w14:textId="303E8A67" w:rsidR="00AA12C6" w:rsidRDefault="00AA12C6" w:rsidP="00AA12C6">
      <w:pPr>
        <w:pStyle w:val="Untertitel"/>
      </w:pPr>
      <w:r>
        <w:t>Abb. 2.3 Aufbau eines Relais</w:t>
      </w:r>
    </w:p>
    <w:p w14:paraId="6A504DE2" w14:textId="30161468" w:rsidR="00AA12C6" w:rsidRDefault="00AA12C6" w:rsidP="00AA12C6"/>
    <w:p w14:paraId="5A19A4EF" w14:textId="7CD5A011" w:rsidR="00AA12C6" w:rsidRDefault="00AA12C6" w:rsidP="00AA12C6">
      <w:r>
        <w:t xml:space="preserve">Ein </w:t>
      </w:r>
      <w:proofErr w:type="spellStart"/>
      <w:r w:rsidR="003A3B92">
        <w:t>Relai</w:t>
      </w:r>
      <w:proofErr w:type="spellEnd"/>
      <w:r w:rsidR="003A3B92">
        <w:t xml:space="preserve"> besteht aus einer Spule mit einem Eisenkern. Wird die Spule von einem Strom durchflossen, entsteht ein magnetisches Feld. Der Anker wird angezogen, der die zwei Kontaktfedern gegeneinanderdrückt. Durch das Magnetfeld können die Kontakte des Relais sich öffnen oder schließen.</w:t>
      </w:r>
    </w:p>
    <w:p w14:paraId="2A6AB05A" w14:textId="60B2A772" w:rsidR="003A3B92" w:rsidRDefault="003A3B92" w:rsidP="00AA12C6"/>
    <w:p w14:paraId="40CEA0D9" w14:textId="5679FC40" w:rsidR="003A3B92" w:rsidRDefault="003A3B92" w:rsidP="009E0F15">
      <w:pPr>
        <w:pStyle w:val="berschrift1"/>
      </w:pPr>
      <w:bookmarkStart w:id="20" w:name="_Toc98336021"/>
      <w:r>
        <w:t>2</w:t>
      </w:r>
      <w:r w:rsidR="00911B9D">
        <w:t>.3.2 Schaltverhalten eines Relais</w:t>
      </w:r>
      <w:bookmarkEnd w:id="20"/>
    </w:p>
    <w:p w14:paraId="3CDE0ACC" w14:textId="5C4FEA65" w:rsidR="003A3B92" w:rsidRDefault="003A3B92" w:rsidP="00AA12C6"/>
    <w:p w14:paraId="03AC1CB3" w14:textId="0124AFDB" w:rsidR="003A3B92" w:rsidRDefault="003A3B92" w:rsidP="002D2A98">
      <w:r>
        <w:rPr>
          <w:noProof/>
        </w:rPr>
        <w:drawing>
          <wp:anchor distT="0" distB="0" distL="114300" distR="114300" simplePos="0" relativeHeight="251667456" behindDoc="0" locked="0" layoutInCell="1" allowOverlap="1" wp14:anchorId="78CC863D" wp14:editId="1169493B">
            <wp:simplePos x="0" y="0"/>
            <wp:positionH relativeFrom="margin">
              <wp:align>left</wp:align>
            </wp:positionH>
            <wp:positionV relativeFrom="paragraph">
              <wp:posOffset>154305</wp:posOffset>
            </wp:positionV>
            <wp:extent cx="2051050" cy="1230630"/>
            <wp:effectExtent l="0" t="0" r="6350" b="762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1050" cy="1230630"/>
                    </a:xfrm>
                    <a:prstGeom prst="rect">
                      <a:avLst/>
                    </a:prstGeom>
                    <a:noFill/>
                  </pic:spPr>
                </pic:pic>
              </a:graphicData>
            </a:graphic>
            <wp14:sizeRelH relativeFrom="page">
              <wp14:pctWidth>0</wp14:pctWidth>
            </wp14:sizeRelH>
            <wp14:sizeRelV relativeFrom="page">
              <wp14:pctHeight>0</wp14:pctHeight>
            </wp14:sizeRelV>
          </wp:anchor>
        </w:drawing>
      </w:r>
    </w:p>
    <w:p w14:paraId="777B0EE4" w14:textId="1F78FE79" w:rsidR="002D2A98" w:rsidRDefault="002D2A98" w:rsidP="002D2A98">
      <w:pPr>
        <w:pStyle w:val="Untertitel"/>
      </w:pPr>
      <w:r>
        <w:t>Abb. 2.3.2 Schaltzyklen eines Relais</w:t>
      </w:r>
    </w:p>
    <w:p w14:paraId="1E7809C7" w14:textId="63396EC7" w:rsidR="00911B9D" w:rsidRDefault="002D2A98" w:rsidP="00911B9D">
      <w:r>
        <w:t>Im ersten Zyklus des Verlaufs wird die Spule angezogen. Beim zweiten Punkt ist die Spule vollständig angezogen. Im dritten Zyklus wird die Spule abfallen und an Punkt vier ist die Spule vollständig abgefallen.</w:t>
      </w:r>
    </w:p>
    <w:p w14:paraId="2D5BB384" w14:textId="3202A605" w:rsidR="002D2A98" w:rsidRDefault="002D2A98" w:rsidP="00911B9D"/>
    <w:p w14:paraId="2AA7EA34" w14:textId="1F091770" w:rsidR="002D2A98" w:rsidRDefault="002D2A98" w:rsidP="00911B9D">
      <w:r>
        <w:t>Wie bei einem normalen Schalter, aufgrund der Mechanik</w:t>
      </w:r>
      <w:r w:rsidR="00422A4E">
        <w:t xml:space="preserve"> prellen die Kontakte des Relais. Dies hat zur Folge, dass der Stromfluss ungleichmäßig ansteigt.</w:t>
      </w:r>
    </w:p>
    <w:p w14:paraId="3AD4EE04" w14:textId="499142DA" w:rsidR="00422A4E" w:rsidRDefault="00422A4E" w:rsidP="00911B9D">
      <w:r>
        <w:t xml:space="preserve">Ein </w:t>
      </w:r>
      <w:proofErr w:type="spellStart"/>
      <w:r>
        <w:t>Relai</w:t>
      </w:r>
      <w:proofErr w:type="spellEnd"/>
      <w:r>
        <w:t xml:space="preserve"> muss nach der nach der Nennspannung ausgewählt werden, da es verhindern werden sollte mit einer kleineren Spannung als die Nennspannung zu schalten. Es führt dazu, dass die Kontakte sich langsamer öffnen oder schließen. </w:t>
      </w:r>
    </w:p>
    <w:p w14:paraId="64BE8A46" w14:textId="7CCB7A8A" w:rsidR="00422A4E" w:rsidRDefault="00422A4E" w:rsidP="00911B9D"/>
    <w:p w14:paraId="2528FB8B" w14:textId="5D0FA103" w:rsidR="00422A4E" w:rsidRDefault="00422A4E" w:rsidP="009E0F15">
      <w:pPr>
        <w:pStyle w:val="berschrift1"/>
      </w:pPr>
      <w:bookmarkStart w:id="21" w:name="_Toc98336022"/>
      <w:r>
        <w:t>2.3.3 Funktion der Kontakte</w:t>
      </w:r>
      <w:bookmarkEnd w:id="21"/>
    </w:p>
    <w:p w14:paraId="3BA0DF49" w14:textId="25A2D348" w:rsidR="009B5510" w:rsidRDefault="009B5510" w:rsidP="00911B9D"/>
    <w:p w14:paraId="729029E0" w14:textId="70CDABA1" w:rsidR="009B5510" w:rsidRDefault="009B5510" w:rsidP="00911B9D">
      <w:r>
        <w:t>Je nach Relais gibt es unterschiedliche Arbeitskontakte, die unterschiedliche Funktionen haben.</w:t>
      </w:r>
    </w:p>
    <w:p w14:paraId="7459B938" w14:textId="31239367" w:rsidR="00422A4E" w:rsidRDefault="00422A4E" w:rsidP="00911B9D"/>
    <w:p w14:paraId="3CDAAC36" w14:textId="6AE3E66F" w:rsidR="00422A4E" w:rsidRDefault="00422A4E" w:rsidP="00422A4E">
      <w:pPr>
        <w:pStyle w:val="Listenabsatz"/>
        <w:numPr>
          <w:ilvl w:val="0"/>
          <w:numId w:val="8"/>
        </w:numPr>
      </w:pPr>
      <w:r>
        <w:t>Öffner: Der Öffner ist im Ruhezustand angeschlossen</w:t>
      </w:r>
      <w:r w:rsidR="009B5510">
        <w:t>. Erst durch die Zufuhr eines Stromes öffnen sich die Kontakte.</w:t>
      </w:r>
    </w:p>
    <w:p w14:paraId="440C3087" w14:textId="7B90F34A" w:rsidR="009B5510" w:rsidRDefault="009B5510" w:rsidP="00422A4E">
      <w:pPr>
        <w:pStyle w:val="Listenabsatz"/>
        <w:numPr>
          <w:ilvl w:val="0"/>
          <w:numId w:val="8"/>
        </w:numPr>
      </w:pPr>
      <w:r>
        <w:t>Schließer: Der Schließer ist im Ruhezustand geöffnet. Erst durch die Zufuhr eines Stromes schließen sich die Kontakte.</w:t>
      </w:r>
    </w:p>
    <w:p w14:paraId="02D268EB" w14:textId="1B8E15D9" w:rsidR="009B5510" w:rsidRDefault="009B5510" w:rsidP="00422A4E">
      <w:pPr>
        <w:pStyle w:val="Listenabsatz"/>
        <w:numPr>
          <w:ilvl w:val="0"/>
          <w:numId w:val="8"/>
        </w:numPr>
      </w:pPr>
      <w:r>
        <w:t xml:space="preserve">Wechsler: </w:t>
      </w:r>
      <w:r w:rsidR="00B77F23">
        <w:t>Der Wechsler kann schließen und öffnen. Durch die Zufuhr eines Stromes kann der Zustand von geöffneten in den geschlossen bzw. von den geschlossen in den geöffneten Zustand wechseln.</w:t>
      </w:r>
    </w:p>
    <w:p w14:paraId="34E8F09D" w14:textId="5D46C432" w:rsidR="00B77F23" w:rsidRDefault="00B77F23" w:rsidP="00422A4E">
      <w:pPr>
        <w:pStyle w:val="Listenabsatz"/>
        <w:numPr>
          <w:ilvl w:val="0"/>
          <w:numId w:val="8"/>
        </w:numPr>
      </w:pPr>
      <w:r>
        <w:t>Eine Kombination aus diesen drei Varianten</w:t>
      </w:r>
    </w:p>
    <w:p w14:paraId="2ED240F7" w14:textId="77777777" w:rsidR="00B77F23" w:rsidRDefault="00B77F23" w:rsidP="00B77F23"/>
    <w:p w14:paraId="77BCAA8C" w14:textId="1BE7B86B" w:rsidR="00B77F23" w:rsidRDefault="00B77F23" w:rsidP="00911B9D"/>
    <w:p w14:paraId="08E7B835" w14:textId="184B597F" w:rsidR="00C13400" w:rsidRDefault="00C13400" w:rsidP="009E0F15">
      <w:pPr>
        <w:pStyle w:val="berschrift1"/>
      </w:pPr>
      <w:bookmarkStart w:id="22" w:name="_Toc98336023"/>
      <w:r>
        <w:t>2.3.4 Steuerung eines Relais</w:t>
      </w:r>
      <w:bookmarkEnd w:id="22"/>
    </w:p>
    <w:p w14:paraId="1DB520F3" w14:textId="48BDCC84" w:rsidR="00C13400" w:rsidRDefault="00C13400" w:rsidP="00911B9D"/>
    <w:p w14:paraId="345BAD4F" w14:textId="5A9B6E92" w:rsidR="00C13400" w:rsidRDefault="00C13400" w:rsidP="00911B9D">
      <w:r>
        <w:t>Eine Einstellung eines Netzgerätes auf die Netzspannung des Relais muss gegeben sein. Durch die Einstellung der Strombegrenzung ist es möglich die Kontakte zu schließen oder zu öffnen. Wird der Strom erhöht, s</w:t>
      </w:r>
      <w:r w:rsidR="007A5386">
        <w:t xml:space="preserve">pricht das </w:t>
      </w:r>
      <w:proofErr w:type="spellStart"/>
      <w:r w:rsidR="007A5386">
        <w:t>Relai</w:t>
      </w:r>
      <w:proofErr w:type="spellEnd"/>
      <w:r w:rsidR="007A5386">
        <w:t xml:space="preserve"> an. Durch das Erreichen des jeweiligen Zustandes wird der Ansprech- oder Abfallstrom erreicht. </w:t>
      </w:r>
    </w:p>
    <w:p w14:paraId="17EDAE1C" w14:textId="143D1E33" w:rsidR="007A5386" w:rsidRDefault="007A5386" w:rsidP="00911B9D"/>
    <w:p w14:paraId="07BC3C95" w14:textId="75945011" w:rsidR="007A5386" w:rsidRDefault="004965C7" w:rsidP="009E0F15">
      <w:pPr>
        <w:pStyle w:val="berschrift1"/>
      </w:pPr>
      <w:bookmarkStart w:id="23" w:name="_Toc98336024"/>
      <w:r>
        <w:t>2.4 Metall-Oxid-Halbleiter Feldeffekttransistor (MOS-FET)</w:t>
      </w:r>
      <w:bookmarkEnd w:id="23"/>
    </w:p>
    <w:p w14:paraId="55D09A81" w14:textId="3EC42A4B" w:rsidR="004965C7" w:rsidRDefault="004965C7" w:rsidP="00911B9D"/>
    <w:p w14:paraId="4FBBF873" w14:textId="3BB98F59" w:rsidR="00634E2F" w:rsidRDefault="00634E2F" w:rsidP="00911B9D">
      <w:r>
        <w:t>Der MOS-FET wird a</w:t>
      </w:r>
      <w:r w:rsidR="00D34B97">
        <w:t>u</w:t>
      </w:r>
      <w:r>
        <w:t>ch als IG-</w:t>
      </w:r>
      <w:r w:rsidR="00FD17DC">
        <w:t>FET (</w:t>
      </w:r>
      <w:proofErr w:type="spellStart"/>
      <w:r>
        <w:t>Insulated</w:t>
      </w:r>
      <w:proofErr w:type="spellEnd"/>
      <w:r>
        <w:t xml:space="preserve"> Gate) bezeichnet und bedeutet isoliertes Gate. Dies hängt allerdings von dem Aufbau des MOS-FET zusammen.</w:t>
      </w:r>
    </w:p>
    <w:p w14:paraId="588CADA6" w14:textId="77777777" w:rsidR="00634E2F" w:rsidRDefault="00634E2F" w:rsidP="00911B9D"/>
    <w:p w14:paraId="36223809" w14:textId="58BD1E60" w:rsidR="00634E2F" w:rsidRDefault="00634E2F" w:rsidP="00911B9D">
      <w:r>
        <w:t>Man unterscheidet zwischen vier MOS-FET Typen. Die vier Typen sind N-Kanal, P-Kanal, Anreicherungstyp und Vera</w:t>
      </w:r>
      <w:r w:rsidR="00D34B97">
        <w:t>r</w:t>
      </w:r>
      <w:r>
        <w:t>mungstyp:</w:t>
      </w:r>
    </w:p>
    <w:p w14:paraId="4099F3B2" w14:textId="6D26BB98" w:rsidR="00634E2F" w:rsidRDefault="00634E2F" w:rsidP="00911B9D"/>
    <w:tbl>
      <w:tblPr>
        <w:tblW w:w="5933" w:type="dxa"/>
        <w:tblBorders>
          <w:top w:val="outset" w:sz="6" w:space="0" w:color="000000"/>
          <w:left w:val="outset" w:sz="6" w:space="0" w:color="000000"/>
          <w:bottom w:val="outset" w:sz="6" w:space="0" w:color="000000"/>
          <w:right w:val="outset" w:sz="6"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2420"/>
        <w:gridCol w:w="3542"/>
        <w:gridCol w:w="3094"/>
      </w:tblGrid>
      <w:tr w:rsidR="007E5B4E" w:rsidRPr="00634E2F" w14:paraId="463A0778" w14:textId="77777777" w:rsidTr="00634E2F">
        <w:trPr>
          <w:trHeight w:val="287"/>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vAlign w:val="center"/>
            <w:hideMark/>
          </w:tcPr>
          <w:p w14:paraId="57866BCE"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 </w:t>
            </w:r>
          </w:p>
        </w:tc>
        <w:tc>
          <w:tcPr>
            <w:tcW w:w="0" w:type="auto"/>
            <w:gridSpan w:val="2"/>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vAlign w:val="center"/>
            <w:hideMark/>
          </w:tcPr>
          <w:p w14:paraId="5AE2B4AC" w14:textId="77777777" w:rsidR="00634E2F" w:rsidRPr="00634E2F" w:rsidRDefault="00634E2F" w:rsidP="00634E2F">
            <w:pPr>
              <w:spacing w:after="240" w:line="240" w:lineRule="auto"/>
              <w:rPr>
                <w:rFonts w:ascii="Helvetica" w:eastAsia="Times New Roman" w:hAnsi="Helvetica" w:cs="Times New Roman"/>
                <w:b/>
                <w:bCs/>
                <w:color w:val="2B2B2B"/>
                <w:sz w:val="24"/>
                <w:szCs w:val="24"/>
                <w:lang w:eastAsia="de-AT"/>
              </w:rPr>
            </w:pPr>
            <w:r w:rsidRPr="00634E2F">
              <w:rPr>
                <w:rFonts w:ascii="Helvetica" w:eastAsia="Times New Roman" w:hAnsi="Helvetica" w:cs="Times New Roman"/>
                <w:b/>
                <w:bCs/>
                <w:color w:val="2B2B2B"/>
                <w:sz w:val="24"/>
                <w:szCs w:val="24"/>
                <w:lang w:eastAsia="de-AT"/>
              </w:rPr>
              <w:t>n-Kanal</w:t>
            </w:r>
          </w:p>
        </w:tc>
      </w:tr>
      <w:tr w:rsidR="00634E2F" w:rsidRPr="00634E2F" w14:paraId="5FB290F5" w14:textId="77777777" w:rsidTr="00634E2F">
        <w:trPr>
          <w:trHeight w:val="445"/>
        </w:trPr>
        <w:tc>
          <w:tcPr>
            <w:tcW w:w="0" w:type="auto"/>
            <w:tcBorders>
              <w:top w:val="outset" w:sz="6" w:space="0" w:color="000000"/>
              <w:left w:val="outset" w:sz="6" w:space="0" w:color="000000"/>
              <w:bottom w:val="outset" w:sz="6" w:space="0" w:color="000000"/>
              <w:right w:val="outset" w:sz="6" w:space="0" w:color="000000"/>
            </w:tcBorders>
            <w:shd w:val="clear" w:color="auto" w:fill="CCCCCC"/>
            <w:noWrap/>
            <w:tcMar>
              <w:top w:w="60" w:type="dxa"/>
              <w:left w:w="60" w:type="dxa"/>
              <w:bottom w:w="60" w:type="dxa"/>
              <w:right w:w="60" w:type="dxa"/>
            </w:tcMar>
            <w:hideMark/>
          </w:tcPr>
          <w:p w14:paraId="3B3D7065"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MOS-FET Typ</w:t>
            </w:r>
          </w:p>
        </w:tc>
        <w:tc>
          <w:tcPr>
            <w:tcW w:w="0" w:type="auto"/>
            <w:tcBorders>
              <w:top w:val="outset" w:sz="6" w:space="0" w:color="000000"/>
              <w:left w:val="outset" w:sz="6" w:space="0" w:color="000000"/>
              <w:bottom w:val="outset" w:sz="6" w:space="0" w:color="000000"/>
              <w:right w:val="outset" w:sz="6" w:space="0" w:color="000000"/>
            </w:tcBorders>
            <w:shd w:val="clear" w:color="auto" w:fill="FFFFFF"/>
            <w:noWrap/>
            <w:tcMar>
              <w:top w:w="60" w:type="dxa"/>
              <w:left w:w="60" w:type="dxa"/>
              <w:bottom w:w="60" w:type="dxa"/>
              <w:right w:w="60" w:type="dxa"/>
            </w:tcMar>
            <w:vAlign w:val="center"/>
            <w:hideMark/>
          </w:tcPr>
          <w:p w14:paraId="3F0D9873"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Anreicherungstyp (selbstsperrend)</w:t>
            </w:r>
          </w:p>
        </w:tc>
        <w:tc>
          <w:tcPr>
            <w:tcW w:w="0" w:type="auto"/>
            <w:tcBorders>
              <w:top w:val="outset" w:sz="6" w:space="0" w:color="000000"/>
              <w:left w:val="outset" w:sz="6" w:space="0" w:color="000000"/>
              <w:bottom w:val="outset" w:sz="6" w:space="0" w:color="000000"/>
              <w:right w:val="outset" w:sz="6" w:space="0" w:color="000000"/>
            </w:tcBorders>
            <w:shd w:val="clear" w:color="auto" w:fill="FFFFFF"/>
            <w:noWrap/>
            <w:tcMar>
              <w:top w:w="60" w:type="dxa"/>
              <w:left w:w="60" w:type="dxa"/>
              <w:bottom w:w="60" w:type="dxa"/>
              <w:right w:w="60" w:type="dxa"/>
            </w:tcMar>
            <w:vAlign w:val="center"/>
            <w:hideMark/>
          </w:tcPr>
          <w:p w14:paraId="079E51BE"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Verarmungstyp (selbstleitend)</w:t>
            </w:r>
          </w:p>
        </w:tc>
      </w:tr>
      <w:tr w:rsidR="00634E2F" w:rsidRPr="00634E2F" w14:paraId="19463823" w14:textId="77777777" w:rsidTr="00634E2F">
        <w:trPr>
          <w:trHeight w:val="287"/>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vAlign w:val="center"/>
            <w:hideMark/>
          </w:tcPr>
          <w:p w14:paraId="606FE3EA"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I</w:t>
            </w:r>
            <w:r w:rsidRPr="00634E2F">
              <w:rPr>
                <w:rFonts w:ascii="Helvetica" w:eastAsia="Times New Roman" w:hAnsi="Helvetica" w:cs="Times New Roman"/>
                <w:b/>
                <w:bCs/>
                <w:color w:val="2B2B2B"/>
                <w:sz w:val="18"/>
                <w:szCs w:val="18"/>
                <w:vertAlign w:val="subscript"/>
                <w:lang w:eastAsia="de-AT"/>
              </w:rPr>
              <w:t>D</w:t>
            </w:r>
            <w:r w:rsidRPr="00634E2F">
              <w:rPr>
                <w:rFonts w:ascii="Helvetica" w:eastAsia="Times New Roman" w:hAnsi="Helvetica" w:cs="Times New Roman"/>
                <w:b/>
                <w:bCs/>
                <w:color w:val="2B2B2B"/>
                <w:sz w:val="24"/>
                <w:szCs w:val="24"/>
                <w:lang w:eastAsia="de-AT"/>
              </w:rPr>
              <w:t> bei U</w:t>
            </w:r>
            <w:r w:rsidRPr="00634E2F">
              <w:rPr>
                <w:rFonts w:ascii="Helvetica" w:eastAsia="Times New Roman" w:hAnsi="Helvetica" w:cs="Times New Roman"/>
                <w:b/>
                <w:bCs/>
                <w:color w:val="2B2B2B"/>
                <w:sz w:val="18"/>
                <w:szCs w:val="18"/>
                <w:vertAlign w:val="subscript"/>
                <w:lang w:eastAsia="de-AT"/>
              </w:rPr>
              <w:t>DS</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3F876AD7"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positiv</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491A83FC"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positiv</w:t>
            </w:r>
          </w:p>
        </w:tc>
      </w:tr>
      <w:tr w:rsidR="00634E2F" w:rsidRPr="00634E2F" w14:paraId="5302F8F9" w14:textId="77777777" w:rsidTr="00634E2F">
        <w:trPr>
          <w:trHeight w:val="445"/>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hideMark/>
          </w:tcPr>
          <w:p w14:paraId="35E4452C"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U</w:t>
            </w:r>
            <w:r w:rsidRPr="00634E2F">
              <w:rPr>
                <w:rFonts w:ascii="Helvetica" w:eastAsia="Times New Roman" w:hAnsi="Helvetica" w:cs="Times New Roman"/>
                <w:b/>
                <w:bCs/>
                <w:color w:val="2B2B2B"/>
                <w:sz w:val="18"/>
                <w:szCs w:val="18"/>
                <w:vertAlign w:val="subscript"/>
                <w:lang w:eastAsia="de-AT"/>
              </w:rPr>
              <w:t>GS </w:t>
            </w:r>
            <w:r w:rsidRPr="00634E2F">
              <w:rPr>
                <w:rFonts w:ascii="Helvetica" w:eastAsia="Times New Roman" w:hAnsi="Helvetica" w:cs="Times New Roman"/>
                <w:b/>
                <w:bCs/>
                <w:color w:val="2B2B2B"/>
                <w:sz w:val="24"/>
                <w:szCs w:val="24"/>
                <w:lang w:eastAsia="de-AT"/>
              </w:rPr>
              <w:t>(Steuerspannung)</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113E7424"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positiv</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23FA43AD"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positiv/negativ</w:t>
            </w:r>
          </w:p>
        </w:tc>
      </w:tr>
      <w:tr w:rsidR="00634E2F" w:rsidRPr="00634E2F" w14:paraId="04F52095" w14:textId="77777777" w:rsidTr="00634E2F">
        <w:trPr>
          <w:trHeight w:val="1052"/>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hideMark/>
          </w:tcPr>
          <w:p w14:paraId="341639FB"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Schaltzeichen</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53BB1DA3" w14:textId="516C7CE0" w:rsidR="00634E2F" w:rsidRPr="00634E2F" w:rsidRDefault="00634E2F" w:rsidP="00634E2F">
            <w:pPr>
              <w:spacing w:after="240" w:line="240" w:lineRule="auto"/>
              <w:rPr>
                <w:rFonts w:ascii="Helvetica" w:eastAsia="Times New Roman" w:hAnsi="Helvetica" w:cs="Times New Roman"/>
                <w:b/>
                <w:bCs/>
                <w:color w:val="2B2B2B"/>
                <w:sz w:val="24"/>
                <w:szCs w:val="24"/>
                <w:lang w:eastAsia="de-AT"/>
              </w:rPr>
            </w:pPr>
            <w:r w:rsidRPr="00634E2F">
              <w:rPr>
                <w:rFonts w:ascii="Helvetica" w:eastAsia="Times New Roman" w:hAnsi="Helvetica" w:cs="Times New Roman"/>
                <w:b/>
                <w:bCs/>
                <w:noProof/>
                <w:color w:val="2B2B2B"/>
                <w:sz w:val="24"/>
                <w:szCs w:val="24"/>
                <w:lang w:eastAsia="de-AT"/>
              </w:rPr>
              <w:drawing>
                <wp:inline distT="0" distB="0" distL="0" distR="0" wp14:anchorId="4F51B0FD" wp14:editId="302D358F">
                  <wp:extent cx="787400" cy="1035050"/>
                  <wp:effectExtent l="0" t="0" r="0" b="0"/>
                  <wp:docPr id="12" name="Grafik 12" descr="Schaltzeichen MOS-FET N-Kanal Anreicherungs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haltzeichen MOS-FET N-Kanal Anreicherungsty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7400" cy="1035050"/>
                          </a:xfrm>
                          <a:prstGeom prst="rect">
                            <a:avLst/>
                          </a:prstGeom>
                          <a:noFill/>
                          <a:ln>
                            <a:noFill/>
                          </a:ln>
                        </pic:spPr>
                      </pic:pic>
                    </a:graphicData>
                  </a:graphic>
                </wp:inline>
              </w:drawing>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4C6CCCAF" w14:textId="78DD155D" w:rsidR="00634E2F" w:rsidRPr="00634E2F" w:rsidRDefault="00634E2F" w:rsidP="00634E2F">
            <w:pPr>
              <w:spacing w:after="240" w:line="240" w:lineRule="auto"/>
              <w:rPr>
                <w:rFonts w:ascii="Helvetica" w:eastAsia="Times New Roman" w:hAnsi="Helvetica" w:cs="Times New Roman"/>
                <w:b/>
                <w:bCs/>
                <w:color w:val="2B2B2B"/>
                <w:sz w:val="24"/>
                <w:szCs w:val="24"/>
                <w:lang w:eastAsia="de-AT"/>
              </w:rPr>
            </w:pPr>
            <w:r w:rsidRPr="00634E2F">
              <w:rPr>
                <w:rFonts w:ascii="Helvetica" w:eastAsia="Times New Roman" w:hAnsi="Helvetica" w:cs="Times New Roman"/>
                <w:b/>
                <w:bCs/>
                <w:noProof/>
                <w:color w:val="2B2B2B"/>
                <w:sz w:val="24"/>
                <w:szCs w:val="24"/>
                <w:lang w:eastAsia="de-AT"/>
              </w:rPr>
              <w:drawing>
                <wp:inline distT="0" distB="0" distL="0" distR="0" wp14:anchorId="0BFFB8B3" wp14:editId="2B01A329">
                  <wp:extent cx="787400" cy="1035050"/>
                  <wp:effectExtent l="0" t="0" r="0" b="0"/>
                  <wp:docPr id="11" name="Grafik 11" descr="Schaltzeichen MOS-FET N-Kanal Verarmungs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altzeichen MOS-FET N-Kanal Verarmungsty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7400" cy="1035050"/>
                          </a:xfrm>
                          <a:prstGeom prst="rect">
                            <a:avLst/>
                          </a:prstGeom>
                          <a:noFill/>
                          <a:ln>
                            <a:noFill/>
                          </a:ln>
                        </pic:spPr>
                      </pic:pic>
                    </a:graphicData>
                  </a:graphic>
                </wp:inline>
              </w:drawing>
            </w:r>
          </w:p>
        </w:tc>
      </w:tr>
      <w:tr w:rsidR="00634E2F" w:rsidRPr="00634E2F" w14:paraId="446D172D" w14:textId="77777777" w:rsidTr="00634E2F">
        <w:trPr>
          <w:trHeight w:val="598"/>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hideMark/>
          </w:tcPr>
          <w:p w14:paraId="4AEFA0C9"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Anwendung</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65F822BF" w14:textId="161667C0"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Leistungsverstärker</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7B59F085"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Hochfrequenzverstärker,</w:t>
            </w:r>
            <w:r w:rsidRPr="00634E2F">
              <w:rPr>
                <w:rFonts w:ascii="Helvetica" w:eastAsia="Times New Roman" w:hAnsi="Helvetica" w:cs="Times New Roman"/>
                <w:color w:val="2B2B2B"/>
                <w:sz w:val="24"/>
                <w:szCs w:val="24"/>
                <w:lang w:eastAsia="de-AT"/>
              </w:rPr>
              <w:br/>
              <w:t>digitale integrierte Schaltungen</w:t>
            </w:r>
          </w:p>
        </w:tc>
      </w:tr>
      <w:tr w:rsidR="007E5B4E" w:rsidRPr="00634E2F" w14:paraId="7AD57237" w14:textId="77777777" w:rsidTr="00634E2F">
        <w:trPr>
          <w:trHeight w:val="287"/>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vAlign w:val="center"/>
            <w:hideMark/>
          </w:tcPr>
          <w:p w14:paraId="281EF2BD"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 </w:t>
            </w:r>
          </w:p>
        </w:tc>
        <w:tc>
          <w:tcPr>
            <w:tcW w:w="0" w:type="auto"/>
            <w:gridSpan w:val="2"/>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vAlign w:val="center"/>
            <w:hideMark/>
          </w:tcPr>
          <w:p w14:paraId="46530AE3" w14:textId="77777777" w:rsidR="00634E2F" w:rsidRPr="00634E2F" w:rsidRDefault="00634E2F" w:rsidP="00634E2F">
            <w:pPr>
              <w:spacing w:after="240" w:line="240" w:lineRule="auto"/>
              <w:rPr>
                <w:rFonts w:ascii="Helvetica" w:eastAsia="Times New Roman" w:hAnsi="Helvetica" w:cs="Times New Roman"/>
                <w:b/>
                <w:bCs/>
                <w:color w:val="2B2B2B"/>
                <w:sz w:val="24"/>
                <w:szCs w:val="24"/>
                <w:lang w:eastAsia="de-AT"/>
              </w:rPr>
            </w:pPr>
            <w:r w:rsidRPr="00634E2F">
              <w:rPr>
                <w:rFonts w:ascii="Helvetica" w:eastAsia="Times New Roman" w:hAnsi="Helvetica" w:cs="Times New Roman"/>
                <w:b/>
                <w:bCs/>
                <w:color w:val="2B2B2B"/>
                <w:sz w:val="24"/>
                <w:szCs w:val="24"/>
                <w:lang w:eastAsia="de-AT"/>
              </w:rPr>
              <w:t>p-Kanal</w:t>
            </w:r>
          </w:p>
        </w:tc>
      </w:tr>
      <w:tr w:rsidR="00634E2F" w:rsidRPr="00634E2F" w14:paraId="4E701AC9" w14:textId="77777777" w:rsidTr="00634E2F">
        <w:trPr>
          <w:trHeight w:val="445"/>
        </w:trPr>
        <w:tc>
          <w:tcPr>
            <w:tcW w:w="0" w:type="auto"/>
            <w:tcBorders>
              <w:top w:val="outset" w:sz="6" w:space="0" w:color="000000"/>
              <w:left w:val="outset" w:sz="6" w:space="0" w:color="000000"/>
              <w:bottom w:val="outset" w:sz="6" w:space="0" w:color="000000"/>
              <w:right w:val="outset" w:sz="6" w:space="0" w:color="000000"/>
            </w:tcBorders>
            <w:shd w:val="clear" w:color="auto" w:fill="CCCCCC"/>
            <w:noWrap/>
            <w:tcMar>
              <w:top w:w="60" w:type="dxa"/>
              <w:left w:w="60" w:type="dxa"/>
              <w:bottom w:w="60" w:type="dxa"/>
              <w:right w:w="60" w:type="dxa"/>
            </w:tcMar>
            <w:hideMark/>
          </w:tcPr>
          <w:p w14:paraId="698B9A52"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MOS-FET Typ</w:t>
            </w:r>
          </w:p>
        </w:tc>
        <w:tc>
          <w:tcPr>
            <w:tcW w:w="0" w:type="auto"/>
            <w:tcBorders>
              <w:top w:val="outset" w:sz="6" w:space="0" w:color="000000"/>
              <w:left w:val="outset" w:sz="6" w:space="0" w:color="000000"/>
              <w:bottom w:val="outset" w:sz="6" w:space="0" w:color="000000"/>
              <w:right w:val="outset" w:sz="6" w:space="0" w:color="000000"/>
            </w:tcBorders>
            <w:shd w:val="clear" w:color="auto" w:fill="FFFFFF"/>
            <w:noWrap/>
            <w:tcMar>
              <w:top w:w="60" w:type="dxa"/>
              <w:left w:w="60" w:type="dxa"/>
              <w:bottom w:w="60" w:type="dxa"/>
              <w:right w:w="60" w:type="dxa"/>
            </w:tcMar>
            <w:vAlign w:val="center"/>
            <w:hideMark/>
          </w:tcPr>
          <w:p w14:paraId="2BAC1CD3"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Anreicherungstyp (selbstsperrend)</w:t>
            </w:r>
          </w:p>
        </w:tc>
        <w:tc>
          <w:tcPr>
            <w:tcW w:w="0" w:type="auto"/>
            <w:tcBorders>
              <w:top w:val="outset" w:sz="6" w:space="0" w:color="000000"/>
              <w:left w:val="outset" w:sz="6" w:space="0" w:color="000000"/>
              <w:bottom w:val="outset" w:sz="6" w:space="0" w:color="000000"/>
              <w:right w:val="outset" w:sz="6" w:space="0" w:color="000000"/>
            </w:tcBorders>
            <w:shd w:val="clear" w:color="auto" w:fill="FFFFFF"/>
            <w:noWrap/>
            <w:tcMar>
              <w:top w:w="60" w:type="dxa"/>
              <w:left w:w="60" w:type="dxa"/>
              <w:bottom w:w="60" w:type="dxa"/>
              <w:right w:w="60" w:type="dxa"/>
            </w:tcMar>
            <w:vAlign w:val="center"/>
            <w:hideMark/>
          </w:tcPr>
          <w:p w14:paraId="04DA86C0"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Verarmungstyp (selbstleitend)</w:t>
            </w:r>
          </w:p>
        </w:tc>
      </w:tr>
      <w:tr w:rsidR="00634E2F" w:rsidRPr="00634E2F" w14:paraId="71A103CB" w14:textId="77777777" w:rsidTr="00634E2F">
        <w:trPr>
          <w:trHeight w:val="287"/>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vAlign w:val="center"/>
            <w:hideMark/>
          </w:tcPr>
          <w:p w14:paraId="3DC08336"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I</w:t>
            </w:r>
            <w:r w:rsidRPr="00634E2F">
              <w:rPr>
                <w:rFonts w:ascii="Helvetica" w:eastAsia="Times New Roman" w:hAnsi="Helvetica" w:cs="Times New Roman"/>
                <w:b/>
                <w:bCs/>
                <w:color w:val="2B2B2B"/>
                <w:sz w:val="18"/>
                <w:szCs w:val="18"/>
                <w:vertAlign w:val="subscript"/>
                <w:lang w:eastAsia="de-AT"/>
              </w:rPr>
              <w:t>D</w:t>
            </w:r>
            <w:r w:rsidRPr="00634E2F">
              <w:rPr>
                <w:rFonts w:ascii="Helvetica" w:eastAsia="Times New Roman" w:hAnsi="Helvetica" w:cs="Times New Roman"/>
                <w:b/>
                <w:bCs/>
                <w:color w:val="2B2B2B"/>
                <w:sz w:val="24"/>
                <w:szCs w:val="24"/>
                <w:lang w:eastAsia="de-AT"/>
              </w:rPr>
              <w:t> bei U</w:t>
            </w:r>
            <w:r w:rsidRPr="00634E2F">
              <w:rPr>
                <w:rFonts w:ascii="Helvetica" w:eastAsia="Times New Roman" w:hAnsi="Helvetica" w:cs="Times New Roman"/>
                <w:b/>
                <w:bCs/>
                <w:color w:val="2B2B2B"/>
                <w:sz w:val="18"/>
                <w:szCs w:val="18"/>
                <w:vertAlign w:val="subscript"/>
                <w:lang w:eastAsia="de-AT"/>
              </w:rPr>
              <w:t>DS</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1D768191"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negativ</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66554E12"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negativ</w:t>
            </w:r>
          </w:p>
        </w:tc>
      </w:tr>
      <w:tr w:rsidR="00634E2F" w:rsidRPr="00634E2F" w14:paraId="40995D76" w14:textId="77777777" w:rsidTr="00634E2F">
        <w:trPr>
          <w:trHeight w:val="445"/>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hideMark/>
          </w:tcPr>
          <w:p w14:paraId="491B7B3B"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U</w:t>
            </w:r>
            <w:r w:rsidRPr="00634E2F">
              <w:rPr>
                <w:rFonts w:ascii="Helvetica" w:eastAsia="Times New Roman" w:hAnsi="Helvetica" w:cs="Times New Roman"/>
                <w:b/>
                <w:bCs/>
                <w:color w:val="2B2B2B"/>
                <w:sz w:val="18"/>
                <w:szCs w:val="18"/>
                <w:vertAlign w:val="subscript"/>
                <w:lang w:eastAsia="de-AT"/>
              </w:rPr>
              <w:t>GS</w:t>
            </w:r>
            <w:r w:rsidRPr="00634E2F">
              <w:rPr>
                <w:rFonts w:ascii="Helvetica" w:eastAsia="Times New Roman" w:hAnsi="Helvetica" w:cs="Times New Roman"/>
                <w:b/>
                <w:bCs/>
                <w:color w:val="2B2B2B"/>
                <w:sz w:val="24"/>
                <w:szCs w:val="24"/>
                <w:lang w:eastAsia="de-AT"/>
              </w:rPr>
              <w:t> (Steuerspannung)</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3E536345"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negativ</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201429EE"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negativ/positiv</w:t>
            </w:r>
          </w:p>
        </w:tc>
      </w:tr>
      <w:tr w:rsidR="00634E2F" w:rsidRPr="00634E2F" w14:paraId="07CC5543" w14:textId="77777777" w:rsidTr="00634E2F">
        <w:trPr>
          <w:trHeight w:val="1052"/>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hideMark/>
          </w:tcPr>
          <w:p w14:paraId="56A35514" w14:textId="63FA8E7B"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lastRenderedPageBreak/>
              <w:t>Schaltzeichen</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5303B89B" w14:textId="303436C7" w:rsidR="00634E2F" w:rsidRPr="00634E2F" w:rsidRDefault="00634E2F" w:rsidP="00634E2F">
            <w:pPr>
              <w:spacing w:after="240" w:line="240" w:lineRule="auto"/>
              <w:rPr>
                <w:rFonts w:ascii="Helvetica" w:eastAsia="Times New Roman" w:hAnsi="Helvetica" w:cs="Times New Roman"/>
                <w:b/>
                <w:bCs/>
                <w:color w:val="2B2B2B"/>
                <w:sz w:val="24"/>
                <w:szCs w:val="24"/>
                <w:lang w:eastAsia="de-AT"/>
              </w:rPr>
            </w:pPr>
            <w:r w:rsidRPr="00634E2F">
              <w:rPr>
                <w:rFonts w:ascii="Helvetica" w:eastAsia="Times New Roman" w:hAnsi="Helvetica" w:cs="Times New Roman"/>
                <w:b/>
                <w:bCs/>
                <w:noProof/>
                <w:color w:val="2B2B2B"/>
                <w:sz w:val="24"/>
                <w:szCs w:val="24"/>
                <w:lang w:eastAsia="de-AT"/>
              </w:rPr>
              <w:drawing>
                <wp:inline distT="0" distB="0" distL="0" distR="0" wp14:anchorId="6C5D55E2" wp14:editId="4B8520DC">
                  <wp:extent cx="787400" cy="1035050"/>
                  <wp:effectExtent l="0" t="0" r="0" b="0"/>
                  <wp:docPr id="10" name="Grafik 10" descr="Schaltzeichen MOS-FET P-Kanal Anreicherungs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haltzeichen MOS-FET P-Kanal Anreicherungsty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7400" cy="1035050"/>
                          </a:xfrm>
                          <a:prstGeom prst="rect">
                            <a:avLst/>
                          </a:prstGeom>
                          <a:noFill/>
                          <a:ln>
                            <a:noFill/>
                          </a:ln>
                        </pic:spPr>
                      </pic:pic>
                    </a:graphicData>
                  </a:graphic>
                </wp:inline>
              </w:drawing>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vAlign w:val="center"/>
            <w:hideMark/>
          </w:tcPr>
          <w:p w14:paraId="50CDF211" w14:textId="24502C37" w:rsidR="00634E2F" w:rsidRPr="00634E2F" w:rsidRDefault="00634E2F" w:rsidP="00634E2F">
            <w:pPr>
              <w:spacing w:after="240" w:line="240" w:lineRule="auto"/>
              <w:rPr>
                <w:rFonts w:ascii="Helvetica" w:eastAsia="Times New Roman" w:hAnsi="Helvetica" w:cs="Times New Roman"/>
                <w:b/>
                <w:bCs/>
                <w:color w:val="2B2B2B"/>
                <w:sz w:val="24"/>
                <w:szCs w:val="24"/>
                <w:lang w:eastAsia="de-AT"/>
              </w:rPr>
            </w:pPr>
            <w:r w:rsidRPr="00634E2F">
              <w:rPr>
                <w:rFonts w:ascii="Helvetica" w:eastAsia="Times New Roman" w:hAnsi="Helvetica" w:cs="Times New Roman"/>
                <w:b/>
                <w:bCs/>
                <w:noProof/>
                <w:color w:val="2B2B2B"/>
                <w:sz w:val="24"/>
                <w:szCs w:val="24"/>
                <w:lang w:eastAsia="de-AT"/>
              </w:rPr>
              <w:drawing>
                <wp:inline distT="0" distB="0" distL="0" distR="0" wp14:anchorId="53B4BB68" wp14:editId="15CE3EE9">
                  <wp:extent cx="787400" cy="1035050"/>
                  <wp:effectExtent l="0" t="0" r="0" b="0"/>
                  <wp:docPr id="9" name="Grafik 9" descr="Schaltzeichen MOS-FET P-Kanal Verarmungs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haltzeichen MOS-FET P-Kanal Verarmungsty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400" cy="1035050"/>
                          </a:xfrm>
                          <a:prstGeom prst="rect">
                            <a:avLst/>
                          </a:prstGeom>
                          <a:noFill/>
                          <a:ln>
                            <a:noFill/>
                          </a:ln>
                        </pic:spPr>
                      </pic:pic>
                    </a:graphicData>
                  </a:graphic>
                </wp:inline>
              </w:drawing>
            </w:r>
          </w:p>
        </w:tc>
      </w:tr>
      <w:tr w:rsidR="00634E2F" w:rsidRPr="00634E2F" w14:paraId="64CE21CB" w14:textId="77777777" w:rsidTr="00634E2F">
        <w:trPr>
          <w:trHeight w:val="287"/>
        </w:trPr>
        <w:tc>
          <w:tcPr>
            <w:tcW w:w="0" w:type="auto"/>
            <w:tcBorders>
              <w:top w:val="outset" w:sz="6" w:space="0" w:color="000000"/>
              <w:left w:val="outset" w:sz="6" w:space="0" w:color="000000"/>
              <w:bottom w:val="outset" w:sz="6" w:space="0" w:color="000000"/>
              <w:right w:val="outset" w:sz="6" w:space="0" w:color="000000"/>
            </w:tcBorders>
            <w:shd w:val="clear" w:color="auto" w:fill="CCCCCC"/>
            <w:tcMar>
              <w:top w:w="60" w:type="dxa"/>
              <w:left w:w="60" w:type="dxa"/>
              <w:bottom w:w="60" w:type="dxa"/>
              <w:right w:w="60" w:type="dxa"/>
            </w:tcMar>
            <w:hideMark/>
          </w:tcPr>
          <w:p w14:paraId="44EFB212" w14:textId="3E49B51A"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b/>
                <w:bCs/>
                <w:color w:val="2B2B2B"/>
                <w:sz w:val="24"/>
                <w:szCs w:val="24"/>
                <w:lang w:eastAsia="de-AT"/>
              </w:rPr>
              <w:t>Anwendung</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3A8F485D"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Leistungsverstärker</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60" w:type="dxa"/>
              <w:left w:w="60" w:type="dxa"/>
              <w:bottom w:w="60" w:type="dxa"/>
              <w:right w:w="60" w:type="dxa"/>
            </w:tcMar>
            <w:hideMark/>
          </w:tcPr>
          <w:p w14:paraId="25D7D9E0" w14:textId="77777777" w:rsidR="00634E2F" w:rsidRPr="00634E2F" w:rsidRDefault="00634E2F" w:rsidP="00634E2F">
            <w:pPr>
              <w:spacing w:after="240" w:line="240" w:lineRule="auto"/>
              <w:rPr>
                <w:rFonts w:ascii="Helvetica" w:eastAsia="Times New Roman" w:hAnsi="Helvetica" w:cs="Times New Roman"/>
                <w:color w:val="2B2B2B"/>
                <w:sz w:val="24"/>
                <w:szCs w:val="24"/>
                <w:lang w:eastAsia="de-AT"/>
              </w:rPr>
            </w:pPr>
            <w:r w:rsidRPr="00634E2F">
              <w:rPr>
                <w:rFonts w:ascii="Helvetica" w:eastAsia="Times New Roman" w:hAnsi="Helvetica" w:cs="Times New Roman"/>
                <w:color w:val="2B2B2B"/>
                <w:sz w:val="24"/>
                <w:szCs w:val="24"/>
                <w:lang w:eastAsia="de-AT"/>
              </w:rPr>
              <w:t>Hochfrequenzverstärker</w:t>
            </w:r>
          </w:p>
        </w:tc>
      </w:tr>
    </w:tbl>
    <w:p w14:paraId="01F79E73" w14:textId="7BB8CE4E" w:rsidR="00634E2F" w:rsidRDefault="00634E2F" w:rsidP="00C42C89">
      <w:pPr>
        <w:pStyle w:val="Untertitel"/>
      </w:pPr>
      <w:r>
        <w:t xml:space="preserve">Abb. 2.4 </w:t>
      </w:r>
      <w:r w:rsidR="00C42C89">
        <w:t>Eigenschaften der vier Typen eines MOS-FET</w:t>
      </w:r>
    </w:p>
    <w:p w14:paraId="7AED1CBC" w14:textId="22D429F0" w:rsidR="007A5386" w:rsidRDefault="007A5386" w:rsidP="00911B9D"/>
    <w:p w14:paraId="631055F9" w14:textId="10561CAA" w:rsidR="00C42C89" w:rsidRDefault="009E0F15" w:rsidP="009E0F15">
      <w:pPr>
        <w:pStyle w:val="berschrift1"/>
      </w:pPr>
      <w:bookmarkStart w:id="24" w:name="_Toc98336025"/>
      <w:r>
        <w:rPr>
          <w:noProof/>
        </w:rPr>
        <w:drawing>
          <wp:anchor distT="0" distB="0" distL="114300" distR="114300" simplePos="0" relativeHeight="251668480" behindDoc="0" locked="0" layoutInCell="1" allowOverlap="1" wp14:anchorId="1C829098" wp14:editId="201FD71E">
            <wp:simplePos x="0" y="0"/>
            <wp:positionH relativeFrom="margin">
              <wp:align>left</wp:align>
            </wp:positionH>
            <wp:positionV relativeFrom="paragraph">
              <wp:posOffset>394335</wp:posOffset>
            </wp:positionV>
            <wp:extent cx="2362200" cy="145288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200" cy="1452880"/>
                    </a:xfrm>
                    <a:prstGeom prst="rect">
                      <a:avLst/>
                    </a:prstGeom>
                    <a:noFill/>
                  </pic:spPr>
                </pic:pic>
              </a:graphicData>
            </a:graphic>
            <wp14:sizeRelH relativeFrom="page">
              <wp14:pctWidth>0</wp14:pctWidth>
            </wp14:sizeRelH>
            <wp14:sizeRelV relativeFrom="page">
              <wp14:pctHeight>0</wp14:pctHeight>
            </wp14:sizeRelV>
          </wp:anchor>
        </w:drawing>
      </w:r>
      <w:r w:rsidR="00C42C89">
        <w:t>2.4.1 Aufbau eines MOS-FET</w:t>
      </w:r>
      <w:bookmarkEnd w:id="24"/>
    </w:p>
    <w:p w14:paraId="5C62B73C" w14:textId="52292AA7" w:rsidR="00C42C89" w:rsidRDefault="007E5B4E" w:rsidP="007E5B4E">
      <w:pPr>
        <w:pStyle w:val="Untertitel"/>
      </w:pPr>
      <w:r>
        <w:t>Abb. 2.4.1 Aufbau eines N-Kanal MOS-FET</w:t>
      </w:r>
    </w:p>
    <w:p w14:paraId="55AB0456" w14:textId="1F76881E" w:rsidR="00C42C89" w:rsidRDefault="007E5B4E" w:rsidP="00911B9D">
      <w:r>
        <w:t>Der N-Kanal-Anreicherungstyp-MOS-FET besteht aus einen P-dotierten Substrat. In das Substrat sind zwei N-dotierte Flächen. Das Substrat ist mit einer Siliziumdioxid</w:t>
      </w:r>
      <w:r w:rsidR="007769D2">
        <w:t>s</w:t>
      </w:r>
      <w:r>
        <w:t xml:space="preserve">chicht abgedeckt. Die N-dotierten Flächen sind noch freigelegt und über Kontakte nach </w:t>
      </w:r>
      <w:r w:rsidR="007769D2">
        <w:t xml:space="preserve">außen (S und D) gelegt. Auf der Siliziumdioxidschicht ist eine Aluminiumschicht als Gate-Elektrode aufgetragen. </w:t>
      </w:r>
    </w:p>
    <w:p w14:paraId="2150A41E" w14:textId="2DB4D5BC" w:rsidR="007769D2" w:rsidRDefault="007769D2" w:rsidP="00911B9D"/>
    <w:p w14:paraId="0D78680A" w14:textId="7061B01A" w:rsidR="007769D2" w:rsidRDefault="007769D2" w:rsidP="009E0F15">
      <w:pPr>
        <w:pStyle w:val="berschrift1"/>
        <w:spacing w:line="240" w:lineRule="auto"/>
      </w:pPr>
      <w:bookmarkStart w:id="25" w:name="_Toc98336026"/>
      <w:r>
        <w:t>2.4.2 Funktionsweise eines MOS-FET</w:t>
      </w:r>
      <w:bookmarkEnd w:id="25"/>
      <w:r>
        <w:t xml:space="preserve"> </w:t>
      </w:r>
    </w:p>
    <w:p w14:paraId="33434C17" w14:textId="37CACF8B" w:rsidR="007769D2" w:rsidRDefault="007769D2" w:rsidP="00911B9D"/>
    <w:p w14:paraId="7A88E262" w14:textId="71BD2406" w:rsidR="007769D2" w:rsidRDefault="007769D2" w:rsidP="00911B9D">
      <w:r>
        <w:t>Die Beschreibung dieser Funktionsweise bezieht sich auf den Anreicherungstyp. Dieser MOS-FET befindet sich immer im selbstsperrenden Zustand, wenn zwischen den Gate- und Source-Anschluss keine positive Spannung anliegt. Wird zwischen diesen beiden Anschlüssen eine</w:t>
      </w:r>
      <w:r w:rsidR="00B64D6B">
        <w:t xml:space="preserve"> positive Spa</w:t>
      </w:r>
      <w:r w:rsidR="00CD27C4">
        <w:t>n</w:t>
      </w:r>
      <w:r w:rsidR="00B64D6B">
        <w:t>nung U</w:t>
      </w:r>
      <w:r w:rsidR="00B64D6B">
        <w:rPr>
          <w:vertAlign w:val="subscript"/>
        </w:rPr>
        <w:t>GS</w:t>
      </w:r>
      <w:r w:rsidR="00B64D6B">
        <w:t xml:space="preserve"> angelegt, dann entsteht im Substrat ein elektrisches Feld. Aus dem Substrat (Löcher) werden die Elektronen des Gate-Anschluss angezogen. Diese Löcher ziehen in entgegengesetzter Richtung. Die Zone zwischen den N-dotierten Flächen beinhaltet überwiegend Elektronen als freie Ladungsträger. </w:t>
      </w:r>
      <w:r w:rsidR="00CD27C4">
        <w:t xml:space="preserve">Zwischen Source und Drain befindet sich nun ein N-dotierter Kanal. Durch die </w:t>
      </w:r>
      <w:proofErr w:type="spellStart"/>
      <w:r w:rsidR="00CD27C4">
        <w:t>Gatespannung</w:t>
      </w:r>
      <w:proofErr w:type="spellEnd"/>
      <w:r w:rsidR="00CD27C4">
        <w:t xml:space="preserve"> U</w:t>
      </w:r>
      <w:r w:rsidR="00CD27C4">
        <w:rPr>
          <w:vertAlign w:val="subscript"/>
        </w:rPr>
        <w:t>GS</w:t>
      </w:r>
      <w:r w:rsidR="00CD27C4">
        <w:t xml:space="preserve"> kann die Leitfähigkeit angesteuert werden. Durch eine Vergrößerung der </w:t>
      </w:r>
      <w:proofErr w:type="spellStart"/>
      <w:r w:rsidR="00CD27C4">
        <w:t>Gatespannung</w:t>
      </w:r>
      <w:proofErr w:type="spellEnd"/>
      <w:r w:rsidR="00CD27C4">
        <w:t xml:space="preserve"> entsteht eine Anreicherung des Kanals mit Elektronen. Durch eine Verkleinerung der </w:t>
      </w:r>
      <w:proofErr w:type="spellStart"/>
      <w:r w:rsidR="00CD27C4">
        <w:t>Gatespannung</w:t>
      </w:r>
      <w:proofErr w:type="spellEnd"/>
      <w:r w:rsidR="00CD27C4">
        <w:t xml:space="preserve"> entsteht eine Verarmung des Kanals mit Elektronen. Die Siliziumdioxidschicht wirkt </w:t>
      </w:r>
      <w:r w:rsidR="009E0F15">
        <w:t xml:space="preserve">isolierend zwischen Substrat und Aluminium, dies hat zur Folge das kein </w:t>
      </w:r>
      <w:proofErr w:type="spellStart"/>
      <w:r w:rsidR="009E0F15">
        <w:t>Gatestrom</w:t>
      </w:r>
      <w:proofErr w:type="spellEnd"/>
      <w:r w:rsidR="009E0F15">
        <w:t xml:space="preserve"> I</w:t>
      </w:r>
      <w:r w:rsidR="009E0F15">
        <w:rPr>
          <w:vertAlign w:val="subscript"/>
        </w:rPr>
        <w:t>G</w:t>
      </w:r>
      <w:r w:rsidR="009E0F15">
        <w:t xml:space="preserve"> fließt. Für die Steuerung wird eine </w:t>
      </w:r>
      <w:proofErr w:type="spellStart"/>
      <w:r w:rsidR="009E0F15">
        <w:t>Gatespannung</w:t>
      </w:r>
      <w:proofErr w:type="spellEnd"/>
      <w:r w:rsidR="009E0F15">
        <w:t xml:space="preserve"> benötigt. </w:t>
      </w:r>
    </w:p>
    <w:p w14:paraId="001BFAFC" w14:textId="4C785250" w:rsidR="009E0F15" w:rsidRDefault="009E0F15" w:rsidP="00911B9D"/>
    <w:p w14:paraId="3EFAACD1" w14:textId="7DF25216" w:rsidR="009E0F15" w:rsidRDefault="009E0F15" w:rsidP="00911B9D">
      <w:r>
        <w:t>Der Verarmungstyp</w:t>
      </w:r>
    </w:p>
    <w:p w14:paraId="54440FE6" w14:textId="5222D8C6" w:rsidR="00464FCA" w:rsidRDefault="00464FCA" w:rsidP="00911B9D"/>
    <w:p w14:paraId="294AD370" w14:textId="7600FD40" w:rsidR="00464FCA" w:rsidRPr="00FD17DC" w:rsidRDefault="00464FCA" w:rsidP="00FD17DC">
      <w:pPr>
        <w:pStyle w:val="berschrift1"/>
      </w:pPr>
      <w:r w:rsidRPr="00FD17DC">
        <w:t xml:space="preserve">Verlustleistung/Wärme </w:t>
      </w:r>
    </w:p>
    <w:p w14:paraId="1F006914" w14:textId="77777777" w:rsidR="00FD17DC" w:rsidRPr="00FD17DC" w:rsidRDefault="00FD17DC" w:rsidP="00FD17DC"/>
    <w:p w14:paraId="369E30BA" w14:textId="77777777" w:rsidR="00464FCA" w:rsidRDefault="00464FCA" w:rsidP="00464FCA">
      <w:pPr>
        <w:rPr>
          <w:rStyle w:val="hgkelc"/>
        </w:rPr>
      </w:pPr>
      <w:r>
        <w:rPr>
          <w:rStyle w:val="hgkelc"/>
        </w:rPr>
        <w:t>Die Verlustleistung ist, wie der Name bereits sagt, die Leistung welche zwischen Erzeuger bzw. Eingangsleistung und Verbraucher bzw. Ausgangsleistung „verloren“ geht. Da Leistung aber nicht verloren gehen kann (Energieerhaltungssatz) wird diese „verlorene“ Leistung auf anderem Weg umgesetzt. Bei</w:t>
      </w:r>
      <w:r w:rsidRPr="00890828">
        <w:rPr>
          <w:rStyle w:val="hgkelc"/>
        </w:rPr>
        <w:t xml:space="preserve"> Elektronikgeräten wird diese Verlustleistung</w:t>
      </w:r>
      <w:r>
        <w:rPr>
          <w:rStyle w:val="hgkelc"/>
        </w:rPr>
        <w:t xml:space="preserve"> meist</w:t>
      </w:r>
      <w:r w:rsidRPr="00890828">
        <w:rPr>
          <w:rStyle w:val="hgkelc"/>
        </w:rPr>
        <w:t xml:space="preserve"> in Wärme umgewandelt. </w:t>
      </w:r>
      <w:r w:rsidRPr="00890828">
        <w:rPr>
          <w:rStyle w:val="hgkelc"/>
        </w:rPr>
        <w:lastRenderedPageBreak/>
        <w:t xml:space="preserve">Verlustleistung ist die Differenz zwischen der aufgenommenen Leistung und der Leistung, die das Gerät in der erforderlichen Form bereitstellt. </w:t>
      </w:r>
    </w:p>
    <w:p w14:paraId="6DC01C85" w14:textId="77777777" w:rsidR="00464FCA" w:rsidRDefault="00464FCA" w:rsidP="00464FCA">
      <w:pPr>
        <w:rPr>
          <w:rStyle w:val="hgkelc"/>
        </w:rPr>
      </w:pPr>
      <w:r>
        <w:rPr>
          <w:rStyle w:val="hgkelc"/>
        </w:rPr>
        <w:t xml:space="preserve">Diese Verlustleistung ist in der </w:t>
      </w:r>
      <w:r>
        <w:rPr>
          <w:rStyle w:val="hgkelc"/>
          <w:b/>
          <w:bCs/>
        </w:rPr>
        <w:t>Einheit</w:t>
      </w:r>
      <w:r>
        <w:rPr>
          <w:rStyle w:val="hgkelc"/>
        </w:rPr>
        <w:t xml:space="preserve"> Watt (W) </w:t>
      </w:r>
      <w:r>
        <w:rPr>
          <w:rStyle w:val="hgkelc"/>
          <w:b/>
          <w:bCs/>
        </w:rPr>
        <w:t>angegeben</w:t>
      </w:r>
      <w:r>
        <w:rPr>
          <w:rStyle w:val="hgkelc"/>
        </w:rPr>
        <w:t>.</w:t>
      </w:r>
    </w:p>
    <w:p w14:paraId="7E13090F" w14:textId="77777777" w:rsidR="00464FCA" w:rsidRDefault="00464FCA" w:rsidP="00464FCA">
      <w:pPr>
        <w:rPr>
          <w:rStyle w:val="hgkelc"/>
        </w:rPr>
      </w:pPr>
    </w:p>
    <w:p w14:paraId="3B4F7046" w14:textId="77777777" w:rsidR="00464FCA" w:rsidRPr="000D2A6E" w:rsidRDefault="00464FCA" w:rsidP="00FD17DC">
      <w:pPr>
        <w:pStyle w:val="berschrift1"/>
      </w:pPr>
      <w:r w:rsidRPr="00FD17DC">
        <w:rPr>
          <w:rStyle w:val="hgkelc"/>
        </w:rPr>
        <w:t>Wirkungsgrad</w:t>
      </w:r>
    </w:p>
    <w:p w14:paraId="7192EF97" w14:textId="77777777" w:rsidR="00464FCA" w:rsidRDefault="00464FCA" w:rsidP="00464FCA"/>
    <w:p w14:paraId="2CFE5C9B" w14:textId="77777777" w:rsidR="00464FCA" w:rsidRDefault="00464FCA" w:rsidP="00464FCA">
      <w:r>
        <w:t xml:space="preserve">Die jeweilige Energieausnutzung wird als </w:t>
      </w:r>
      <w:r w:rsidRPr="001F5F02">
        <w:rPr>
          <w:b/>
          <w:bCs/>
        </w:rPr>
        <w:t>Wirkungsgrad</w:t>
      </w:r>
      <w:r>
        <w:t xml:space="preserve"> (Eta) angegeben. Der Wirkungsgrad gibt die Energienutzung bei der Umwandlung von verschiedenen Energieformen an wobei Eta dabei immer geringer als 100% ist. Bei schlechtem Wirkungsgrad ist die </w:t>
      </w:r>
      <w:proofErr w:type="gramStart"/>
      <w:r>
        <w:t>Verlustenergie relativ</w:t>
      </w:r>
      <w:proofErr w:type="gramEnd"/>
      <w:r>
        <w:t xml:space="preserve"> hoch, von einem guten Wirkungsgrad spricht man bei relativ geringer Verlustenergie. </w:t>
      </w:r>
    </w:p>
    <w:p w14:paraId="35337DC0" w14:textId="77777777" w:rsidR="00464FCA" w:rsidRDefault="00464FCA" w:rsidP="00464FCA"/>
    <w:p w14:paraId="136C079E" w14:textId="77777777" w:rsidR="00464FCA" w:rsidRDefault="00464FCA" w:rsidP="00464FCA">
      <w:pPr>
        <w:rPr>
          <w:rStyle w:val="hgkelc"/>
        </w:rPr>
      </w:pPr>
      <w:r w:rsidRPr="00B4045A">
        <w:rPr>
          <w:noProof/>
        </w:rPr>
        <w:drawing>
          <wp:anchor distT="0" distB="0" distL="114300" distR="114300" simplePos="0" relativeHeight="251772928" behindDoc="0" locked="0" layoutInCell="1" allowOverlap="1" wp14:anchorId="7FD2AAF4" wp14:editId="4FF54F05">
            <wp:simplePos x="0" y="0"/>
            <wp:positionH relativeFrom="margin">
              <wp:posOffset>-635</wp:posOffset>
            </wp:positionH>
            <wp:positionV relativeFrom="paragraph">
              <wp:posOffset>8890</wp:posOffset>
            </wp:positionV>
            <wp:extent cx="1723390" cy="1323975"/>
            <wp:effectExtent l="0" t="0" r="0" b="9525"/>
            <wp:wrapSquare wrapText="bothSides"/>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23390" cy="1323975"/>
                    </a:xfrm>
                    <a:prstGeom prst="rect">
                      <a:avLst/>
                    </a:prstGeom>
                  </pic:spPr>
                </pic:pic>
              </a:graphicData>
            </a:graphic>
            <wp14:sizeRelH relativeFrom="margin">
              <wp14:pctWidth>0</wp14:pctWidth>
            </wp14:sizeRelH>
            <wp14:sizeRelV relativeFrom="margin">
              <wp14:pctHeight>0</wp14:pctHeight>
            </wp14:sizeRelV>
          </wp:anchor>
        </w:drawing>
      </w:r>
      <w:r>
        <w:rPr>
          <w:rStyle w:val="hgkelc"/>
        </w:rPr>
        <w:t xml:space="preserve">η= Wirkungsgrad </w:t>
      </w:r>
      <w:r>
        <w:rPr>
          <w:rStyle w:val="hgkelc"/>
        </w:rPr>
        <w:br/>
        <w:t>P</w:t>
      </w:r>
      <w:r w:rsidRPr="003C4C9F">
        <w:rPr>
          <w:rStyle w:val="hgkelc"/>
          <w:sz w:val="20"/>
          <w:szCs w:val="20"/>
        </w:rPr>
        <w:t>v</w:t>
      </w:r>
      <w:r>
        <w:rPr>
          <w:rStyle w:val="hgkelc"/>
          <w:sz w:val="20"/>
          <w:szCs w:val="20"/>
        </w:rPr>
        <w:t xml:space="preserve"> </w:t>
      </w:r>
      <w:r w:rsidRPr="003C4C9F">
        <w:rPr>
          <w:rStyle w:val="hgkelc"/>
        </w:rPr>
        <w:t xml:space="preserve">= Verlustleistung </w:t>
      </w:r>
    </w:p>
    <w:p w14:paraId="326CFC36" w14:textId="77777777" w:rsidR="00464FCA" w:rsidRPr="000C219D" w:rsidRDefault="00464FCA" w:rsidP="00464FCA">
      <w:pPr>
        <w:rPr>
          <w:rStyle w:val="hgkelc"/>
        </w:rPr>
      </w:pPr>
      <w:proofErr w:type="spellStart"/>
      <w:r w:rsidRPr="000C219D">
        <w:rPr>
          <w:rStyle w:val="hgkelc"/>
        </w:rPr>
        <w:t>P</w:t>
      </w:r>
      <w:r w:rsidRPr="000C219D">
        <w:rPr>
          <w:rStyle w:val="hgkelc"/>
          <w:sz w:val="18"/>
          <w:szCs w:val="18"/>
        </w:rPr>
        <w:t>ab</w:t>
      </w:r>
      <w:proofErr w:type="spellEnd"/>
      <w:r w:rsidRPr="000C219D">
        <w:rPr>
          <w:rStyle w:val="hgkelc"/>
        </w:rPr>
        <w:t xml:space="preserve"> = Abgegebene Leistung (Nutzleistung) </w:t>
      </w:r>
      <w:r w:rsidRPr="000C219D">
        <w:rPr>
          <w:rStyle w:val="hgkelc"/>
        </w:rPr>
        <w:br/>
      </w:r>
      <w:proofErr w:type="spellStart"/>
      <w:r>
        <w:rPr>
          <w:rStyle w:val="hgkelc"/>
        </w:rPr>
        <w:t>P</w:t>
      </w:r>
      <w:r w:rsidRPr="000C219D">
        <w:rPr>
          <w:rStyle w:val="hgkelc"/>
          <w:sz w:val="18"/>
          <w:szCs w:val="18"/>
        </w:rPr>
        <w:t>zu</w:t>
      </w:r>
      <w:proofErr w:type="spellEnd"/>
      <w:r>
        <w:rPr>
          <w:rStyle w:val="hgkelc"/>
        </w:rPr>
        <w:t xml:space="preserve"> </w:t>
      </w:r>
      <w:r w:rsidRPr="000C219D">
        <w:rPr>
          <w:rStyle w:val="hgkelc"/>
        </w:rPr>
        <w:t xml:space="preserve">= Aufgenommene Leistung </w:t>
      </w:r>
    </w:p>
    <w:p w14:paraId="1A1465DB" w14:textId="77777777" w:rsidR="00464FCA" w:rsidRDefault="00464FCA" w:rsidP="00464FCA">
      <w:pPr>
        <w:rPr>
          <w:rStyle w:val="hgkelc"/>
        </w:rPr>
      </w:pPr>
    </w:p>
    <w:p w14:paraId="1B944BEA" w14:textId="77777777" w:rsidR="00464FCA" w:rsidRDefault="00464FCA" w:rsidP="00464FCA">
      <w:pPr>
        <w:rPr>
          <w:rStyle w:val="hgkelc"/>
        </w:rPr>
      </w:pPr>
    </w:p>
    <w:p w14:paraId="2331232E" w14:textId="77777777" w:rsidR="00464FCA" w:rsidRDefault="00464FCA" w:rsidP="00464FCA">
      <w:pPr>
        <w:rPr>
          <w:rStyle w:val="hgkelc"/>
        </w:rPr>
      </w:pPr>
    </w:p>
    <w:p w14:paraId="2F1F6704" w14:textId="77777777" w:rsidR="00464FCA" w:rsidRDefault="00464FCA" w:rsidP="00464FCA">
      <w:pPr>
        <w:rPr>
          <w:rStyle w:val="hgkelc"/>
        </w:rPr>
      </w:pPr>
    </w:p>
    <w:p w14:paraId="62BFCCFB" w14:textId="77777777" w:rsidR="00464FCA" w:rsidRDefault="00464FCA" w:rsidP="00464FCA">
      <w:pPr>
        <w:rPr>
          <w:rStyle w:val="hgkelc"/>
        </w:rPr>
      </w:pPr>
    </w:p>
    <w:p w14:paraId="7327B2CA" w14:textId="77777777" w:rsidR="00464FCA" w:rsidRDefault="00464FCA" w:rsidP="00464FCA">
      <w:pPr>
        <w:rPr>
          <w:rStyle w:val="hgkelc"/>
        </w:rPr>
      </w:pPr>
    </w:p>
    <w:p w14:paraId="5502E804" w14:textId="77777777" w:rsidR="00464FCA" w:rsidRPr="00FD17DC" w:rsidRDefault="00464FCA" w:rsidP="00FD17DC">
      <w:pPr>
        <w:pStyle w:val="berschrift1"/>
        <w:rPr>
          <w:rStyle w:val="hgkelc"/>
        </w:rPr>
      </w:pPr>
      <w:r w:rsidRPr="00FD17DC">
        <w:rPr>
          <w:rStyle w:val="hgkelc"/>
        </w:rPr>
        <w:t>EMV (Elektromagnetische Verträglichkeit)</w:t>
      </w:r>
    </w:p>
    <w:p w14:paraId="6B8BCC60" w14:textId="77777777" w:rsidR="00464FCA" w:rsidRDefault="00464FCA" w:rsidP="00464FCA"/>
    <w:p w14:paraId="6D2C606E" w14:textId="38B58F31" w:rsidR="00464FCA" w:rsidRDefault="00464FCA" w:rsidP="00464FCA">
      <w:r>
        <w:t xml:space="preserve">Bei der Elektromagnetischen Verträglichkeit geht es kurzgesagt darum, wie stör fest ein Gerät ist. Genauer gesagt die Fähigkeit andere Geräte nicht durch elektromagnetische Effekte oder ähnliches zu stören aber auch nicht durch ungewünschte Wechselwirkungen innerhalb der Systeme </w:t>
      </w:r>
      <w:r w:rsidR="00FD17DC">
        <w:t>von anderen Geräten</w:t>
      </w:r>
      <w:r>
        <w:t xml:space="preserve"> beeinträchtigt zu werden. </w:t>
      </w:r>
      <w:r>
        <w:br/>
        <w:t xml:space="preserve">Feldgebundene Störungen dringen zum Beispiel in das innere einer Anlage ein, wo sie sich dann unter anderem beispielsweise auf Leiterplatten auswirken können, welche die feldgebundenen Störungen aufnehmen und dadurch Fehlfunktionen ausgelöst werden könnten. Um dem entgegenzuwirken, gibt es ausreichende Möglichkeiten, häufige Lösungen sind der Einbau eines Filters in der Stromversorgung, die Abflachung steiler Schaltflanken, entkoppeln und Abschirmen störender Signale, die Taktfrequenz verringern usw. (Quelle: </w:t>
      </w:r>
      <w:hyperlink r:id="rId19" w:history="1">
        <w:r w:rsidRPr="007A358D">
          <w:rPr>
            <w:rStyle w:val="Hyperlink"/>
          </w:rPr>
          <w:t>www.elektronikpraxis.vogel.de</w:t>
        </w:r>
      </w:hyperlink>
      <w:r>
        <w:t>).</w:t>
      </w:r>
    </w:p>
    <w:p w14:paraId="28431F19" w14:textId="77777777" w:rsidR="00FD17DC" w:rsidRDefault="00FD17DC" w:rsidP="00464FCA"/>
    <w:p w14:paraId="153686B3" w14:textId="67DA31CE" w:rsidR="00FD17DC" w:rsidRPr="00FD17DC" w:rsidRDefault="00464FCA" w:rsidP="00FD17DC">
      <w:pPr>
        <w:pStyle w:val="berschrift1"/>
      </w:pPr>
      <w:r w:rsidRPr="00FD17DC">
        <w:t>CE-Richtlinien</w:t>
      </w:r>
    </w:p>
    <w:p w14:paraId="6D08AA1C" w14:textId="77777777" w:rsidR="00464FCA" w:rsidRDefault="00464FCA" w:rsidP="00464FCA"/>
    <w:p w14:paraId="0072E7B7" w14:textId="77777777" w:rsidR="00464FCA" w:rsidRDefault="00464FCA" w:rsidP="00464FCA">
      <w:pPr>
        <w:rPr>
          <w:rStyle w:val="markedcontent"/>
        </w:rPr>
      </w:pPr>
      <w:r>
        <w:t xml:space="preserve">Hersteller Elektronischer Geräte sind durch die Richtlinie 2014/30/EU des Europäischen Parlaments und des Rates dazu verpflichtet die Europäischen Vorschriften einzuhalten und eine CE-Kennzeichnung anzubringen, auch wenn der Hersteller nicht innerhalb der EU niedergelassen ist. Zitat der Richtlinien </w:t>
      </w:r>
      <w:r>
        <w:rPr>
          <w:rStyle w:val="markedcontent"/>
        </w:rPr>
        <w:t>2014/30/</w:t>
      </w:r>
      <w:r w:rsidRPr="00954BF4">
        <w:rPr>
          <w:rStyle w:val="markedcontent"/>
        </w:rPr>
        <w:t xml:space="preserve">EU </w:t>
      </w:r>
      <w:r>
        <w:rPr>
          <w:rStyle w:val="markedcontent"/>
        </w:rPr>
        <w:t>des</w:t>
      </w:r>
      <w:r w:rsidRPr="00954BF4">
        <w:rPr>
          <w:rStyle w:val="markedcontent"/>
        </w:rPr>
        <w:t xml:space="preserve"> E</w:t>
      </w:r>
      <w:r>
        <w:rPr>
          <w:rStyle w:val="markedcontent"/>
        </w:rPr>
        <w:t>uropäischen</w:t>
      </w:r>
      <w:r w:rsidRPr="00954BF4">
        <w:rPr>
          <w:rStyle w:val="markedcontent"/>
        </w:rPr>
        <w:t xml:space="preserve"> P</w:t>
      </w:r>
      <w:r>
        <w:rPr>
          <w:rStyle w:val="markedcontent"/>
        </w:rPr>
        <w:t>arlaments</w:t>
      </w:r>
      <w:r w:rsidRPr="00954BF4">
        <w:rPr>
          <w:rStyle w:val="markedcontent"/>
        </w:rPr>
        <w:t xml:space="preserve"> </w:t>
      </w:r>
      <w:r>
        <w:rPr>
          <w:rStyle w:val="markedcontent"/>
        </w:rPr>
        <w:t>und</w:t>
      </w:r>
      <w:r w:rsidRPr="00954BF4">
        <w:rPr>
          <w:rStyle w:val="markedcontent"/>
        </w:rPr>
        <w:t xml:space="preserve"> </w:t>
      </w:r>
      <w:r>
        <w:rPr>
          <w:rStyle w:val="markedcontent"/>
        </w:rPr>
        <w:t>des</w:t>
      </w:r>
      <w:r w:rsidRPr="00954BF4">
        <w:rPr>
          <w:rStyle w:val="markedcontent"/>
        </w:rPr>
        <w:t xml:space="preserve"> </w:t>
      </w:r>
      <w:r>
        <w:rPr>
          <w:rStyle w:val="markedcontent"/>
        </w:rPr>
        <w:t>Rates</w:t>
      </w:r>
      <w:r>
        <w:t xml:space="preserve"> </w:t>
      </w:r>
      <w:r>
        <w:rPr>
          <w:rStyle w:val="markedcontent"/>
        </w:rPr>
        <w:t>zur Harmonisierung der Rechtsvorschriften der Mitgliedstaaten über die elektromagnetische</w:t>
      </w:r>
      <w:r>
        <w:t xml:space="preserve"> </w:t>
      </w:r>
      <w:r>
        <w:rPr>
          <w:rStyle w:val="markedcontent"/>
        </w:rPr>
        <w:t>Verträglichkeit (Neufassung) Seite 79 §2: „</w:t>
      </w:r>
      <w:r w:rsidRPr="00954BF4">
        <w:rPr>
          <w:rStyle w:val="markedcontent"/>
          <w:highlight w:val="cyan"/>
        </w:rPr>
        <w:t>Mit der Verordnung (EG) Nr. 765/2008 des Europäischen</w:t>
      </w:r>
      <w:r w:rsidRPr="00954BF4">
        <w:rPr>
          <w:highlight w:val="cyan"/>
        </w:rPr>
        <w:t xml:space="preserve"> </w:t>
      </w:r>
      <w:r w:rsidRPr="00954BF4">
        <w:rPr>
          <w:rStyle w:val="markedcontent"/>
          <w:highlight w:val="cyan"/>
        </w:rPr>
        <w:t>Parlaments und des Rates vom 9. Juli 2008 über die</w:t>
      </w:r>
      <w:r w:rsidRPr="00954BF4">
        <w:rPr>
          <w:highlight w:val="cyan"/>
        </w:rPr>
        <w:t xml:space="preserve"> </w:t>
      </w:r>
      <w:r w:rsidRPr="00954BF4">
        <w:rPr>
          <w:rStyle w:val="markedcontent"/>
          <w:highlight w:val="cyan"/>
        </w:rPr>
        <w:t>Vorschriften für die Akkreditierung und Marktüberwachung im Zusammenhang mit der Vermarktung von</w:t>
      </w:r>
      <w:r w:rsidRPr="00954BF4">
        <w:rPr>
          <w:highlight w:val="cyan"/>
        </w:rPr>
        <w:t xml:space="preserve"> </w:t>
      </w:r>
      <w:r w:rsidRPr="00954BF4">
        <w:rPr>
          <w:rStyle w:val="markedcontent"/>
          <w:highlight w:val="cyan"/>
        </w:rPr>
        <w:t>Produkten werden Bestimmungen für die Akkreditierung von Konformitätsbewertungsstellen festgelegt, es</w:t>
      </w:r>
      <w:r w:rsidRPr="00954BF4">
        <w:rPr>
          <w:highlight w:val="cyan"/>
        </w:rPr>
        <w:t xml:space="preserve"> </w:t>
      </w:r>
      <w:r w:rsidRPr="00954BF4">
        <w:rPr>
          <w:rStyle w:val="markedcontent"/>
          <w:highlight w:val="cyan"/>
        </w:rPr>
        <w:t xml:space="preserve">wird ein Rahmen für die Marktüberwachung von Produkten sowie für Kontrollen von aus Drittländern stammenden Produkten erstellt und es werden die allgemeinen Prinzipien für die </w:t>
      </w:r>
      <w:r w:rsidRPr="00954BF4">
        <w:rPr>
          <w:rStyle w:val="highlight"/>
          <w:highlight w:val="cyan"/>
        </w:rPr>
        <w:t>CE</w:t>
      </w:r>
      <w:r w:rsidRPr="00954BF4">
        <w:rPr>
          <w:rStyle w:val="markedcontent"/>
          <w:highlight w:val="cyan"/>
        </w:rPr>
        <w:t>-Kennzeichnung festgelegt.“ Zitat Ende</w:t>
      </w:r>
      <w:r>
        <w:rPr>
          <w:rStyle w:val="markedcontent"/>
        </w:rPr>
        <w:t xml:space="preserve"> (</w:t>
      </w:r>
      <w:r w:rsidRPr="00954BF4">
        <w:rPr>
          <w:rStyle w:val="markedcontent"/>
          <w:highlight w:val="yellow"/>
        </w:rPr>
        <w:t>Frag nochmal wie er es haben will mit dem Zitat)</w:t>
      </w:r>
    </w:p>
    <w:p w14:paraId="53300E8D" w14:textId="77777777" w:rsidR="00464FCA" w:rsidRDefault="00464FCA" w:rsidP="00464FCA">
      <w:pPr>
        <w:rPr>
          <w:rStyle w:val="markedcontent"/>
        </w:rPr>
      </w:pPr>
    </w:p>
    <w:p w14:paraId="75AB2477" w14:textId="77777777" w:rsidR="00464FCA" w:rsidRDefault="00464FCA" w:rsidP="00464FCA">
      <w:pPr>
        <w:rPr>
          <w:rStyle w:val="markedcontent"/>
        </w:rPr>
      </w:pPr>
      <w:r w:rsidRPr="009925C1">
        <w:rPr>
          <w:noProof/>
        </w:rPr>
        <w:lastRenderedPageBreak/>
        <w:drawing>
          <wp:anchor distT="0" distB="0" distL="114300" distR="114300" simplePos="0" relativeHeight="251771904" behindDoc="0" locked="0" layoutInCell="1" allowOverlap="1" wp14:anchorId="10E560BD" wp14:editId="4ABCF80B">
            <wp:simplePos x="0" y="0"/>
            <wp:positionH relativeFrom="margin">
              <wp:align>left</wp:align>
            </wp:positionH>
            <wp:positionV relativeFrom="paragraph">
              <wp:posOffset>13919</wp:posOffset>
            </wp:positionV>
            <wp:extent cx="3256915" cy="4556760"/>
            <wp:effectExtent l="0" t="0" r="635"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1750" cy="4563594"/>
                    </a:xfrm>
                    <a:prstGeom prst="rect">
                      <a:avLst/>
                    </a:prstGeom>
                  </pic:spPr>
                </pic:pic>
              </a:graphicData>
            </a:graphic>
            <wp14:sizeRelH relativeFrom="margin">
              <wp14:pctWidth>0</wp14:pctWidth>
            </wp14:sizeRelH>
            <wp14:sizeRelV relativeFrom="margin">
              <wp14:pctHeight>0</wp14:pctHeight>
            </wp14:sizeRelV>
          </wp:anchor>
        </w:drawing>
      </w:r>
    </w:p>
    <w:p w14:paraId="41A2EE74" w14:textId="77777777" w:rsidR="00464FCA" w:rsidRDefault="00464FCA" w:rsidP="00464FCA">
      <w:pPr>
        <w:rPr>
          <w:rStyle w:val="markedcontent"/>
        </w:rPr>
      </w:pPr>
    </w:p>
    <w:p w14:paraId="22A2B07C" w14:textId="77777777" w:rsidR="00464FCA" w:rsidRDefault="00464FCA" w:rsidP="00464FCA">
      <w:pPr>
        <w:rPr>
          <w:rStyle w:val="markedcontent"/>
        </w:rPr>
      </w:pPr>
    </w:p>
    <w:p w14:paraId="56593E71" w14:textId="77777777" w:rsidR="00464FCA" w:rsidRDefault="00464FCA" w:rsidP="00464FCA">
      <w:pPr>
        <w:rPr>
          <w:rStyle w:val="markedcontent"/>
        </w:rPr>
      </w:pPr>
    </w:p>
    <w:p w14:paraId="38BD5423" w14:textId="77777777" w:rsidR="00464FCA" w:rsidRDefault="00464FCA" w:rsidP="00464FCA">
      <w:pPr>
        <w:rPr>
          <w:rStyle w:val="markedcontent"/>
        </w:rPr>
      </w:pPr>
    </w:p>
    <w:p w14:paraId="52518972" w14:textId="77777777" w:rsidR="00464FCA" w:rsidRDefault="00464FCA" w:rsidP="00464FCA">
      <w:pPr>
        <w:rPr>
          <w:rStyle w:val="markedcontent"/>
        </w:rPr>
      </w:pPr>
    </w:p>
    <w:p w14:paraId="1D12C63D" w14:textId="77777777" w:rsidR="00464FCA" w:rsidRDefault="00464FCA" w:rsidP="00464FCA">
      <w:pPr>
        <w:rPr>
          <w:rStyle w:val="markedcontent"/>
        </w:rPr>
      </w:pPr>
    </w:p>
    <w:p w14:paraId="744BD43E" w14:textId="77777777" w:rsidR="00464FCA" w:rsidRDefault="00464FCA" w:rsidP="00464FCA">
      <w:pPr>
        <w:rPr>
          <w:rStyle w:val="markedcontent"/>
        </w:rPr>
      </w:pPr>
    </w:p>
    <w:p w14:paraId="1C1A56AC" w14:textId="77777777" w:rsidR="00464FCA" w:rsidRDefault="00464FCA" w:rsidP="00464FCA">
      <w:pPr>
        <w:rPr>
          <w:rStyle w:val="markedcontent"/>
        </w:rPr>
      </w:pPr>
    </w:p>
    <w:p w14:paraId="397BB99C" w14:textId="77777777" w:rsidR="00464FCA" w:rsidRDefault="00464FCA" w:rsidP="00464FCA">
      <w:pPr>
        <w:rPr>
          <w:rStyle w:val="markedcontent"/>
        </w:rPr>
      </w:pPr>
    </w:p>
    <w:p w14:paraId="5A8C6731" w14:textId="77777777" w:rsidR="00464FCA" w:rsidRDefault="00464FCA" w:rsidP="00464FCA">
      <w:pPr>
        <w:rPr>
          <w:rStyle w:val="markedcontent"/>
        </w:rPr>
      </w:pPr>
    </w:p>
    <w:p w14:paraId="575FB49E" w14:textId="77777777" w:rsidR="00464FCA" w:rsidRDefault="00464FCA" w:rsidP="00464FCA">
      <w:pPr>
        <w:rPr>
          <w:rStyle w:val="markedcontent"/>
        </w:rPr>
      </w:pPr>
    </w:p>
    <w:p w14:paraId="0DA0E7DE" w14:textId="77777777" w:rsidR="00464FCA" w:rsidRDefault="00464FCA" w:rsidP="00464FCA">
      <w:pPr>
        <w:rPr>
          <w:rStyle w:val="markedcontent"/>
        </w:rPr>
      </w:pPr>
    </w:p>
    <w:p w14:paraId="70EBFAA6" w14:textId="77777777" w:rsidR="00464FCA" w:rsidRDefault="00464FCA" w:rsidP="00464FCA">
      <w:pPr>
        <w:rPr>
          <w:rStyle w:val="markedcontent"/>
        </w:rPr>
      </w:pPr>
    </w:p>
    <w:p w14:paraId="27FBABB1" w14:textId="77777777" w:rsidR="00464FCA" w:rsidRDefault="00464FCA" w:rsidP="00464FCA">
      <w:pPr>
        <w:rPr>
          <w:rStyle w:val="markedcontent"/>
        </w:rPr>
      </w:pPr>
    </w:p>
    <w:p w14:paraId="7CF662AA" w14:textId="77777777" w:rsidR="00464FCA" w:rsidRDefault="00464FCA" w:rsidP="00464FCA">
      <w:pPr>
        <w:rPr>
          <w:rStyle w:val="markedcontent"/>
        </w:rPr>
      </w:pPr>
    </w:p>
    <w:p w14:paraId="13340AE6" w14:textId="77777777" w:rsidR="00464FCA" w:rsidRDefault="00464FCA" w:rsidP="00464FCA">
      <w:pPr>
        <w:rPr>
          <w:rStyle w:val="markedcontent"/>
        </w:rPr>
      </w:pPr>
    </w:p>
    <w:p w14:paraId="4E92C5D6" w14:textId="77777777" w:rsidR="00464FCA" w:rsidRDefault="00464FCA" w:rsidP="00464FCA">
      <w:pPr>
        <w:rPr>
          <w:rStyle w:val="markedcontent"/>
        </w:rPr>
      </w:pPr>
    </w:p>
    <w:p w14:paraId="6FBC89FE" w14:textId="77777777" w:rsidR="00464FCA" w:rsidRDefault="00464FCA" w:rsidP="00464FCA">
      <w:pPr>
        <w:rPr>
          <w:rStyle w:val="markedcontent"/>
        </w:rPr>
      </w:pPr>
    </w:p>
    <w:p w14:paraId="2F06BAA7" w14:textId="77777777" w:rsidR="00464FCA" w:rsidRDefault="00464FCA" w:rsidP="00464FCA">
      <w:pPr>
        <w:rPr>
          <w:rStyle w:val="markedcontent"/>
        </w:rPr>
      </w:pPr>
    </w:p>
    <w:p w14:paraId="3033695E" w14:textId="77777777" w:rsidR="00464FCA" w:rsidRDefault="00464FCA" w:rsidP="00464FCA">
      <w:pPr>
        <w:rPr>
          <w:rStyle w:val="markedcontent"/>
        </w:rPr>
      </w:pPr>
    </w:p>
    <w:p w14:paraId="3F5E06AD" w14:textId="77777777" w:rsidR="00464FCA" w:rsidRDefault="00464FCA" w:rsidP="00464FCA">
      <w:pPr>
        <w:rPr>
          <w:rStyle w:val="markedcontent"/>
        </w:rPr>
      </w:pPr>
    </w:p>
    <w:p w14:paraId="1532F849" w14:textId="77777777" w:rsidR="00464FCA" w:rsidRDefault="00464FCA" w:rsidP="00464FCA">
      <w:pPr>
        <w:rPr>
          <w:rStyle w:val="markedcontent"/>
        </w:rPr>
      </w:pPr>
    </w:p>
    <w:p w14:paraId="5F6BCF66" w14:textId="77777777" w:rsidR="00464FCA" w:rsidRDefault="00464FCA" w:rsidP="00464FCA">
      <w:pPr>
        <w:rPr>
          <w:rStyle w:val="markedcontent"/>
        </w:rPr>
      </w:pPr>
    </w:p>
    <w:p w14:paraId="460075D0" w14:textId="77777777" w:rsidR="00464FCA" w:rsidRDefault="00464FCA" w:rsidP="00464FCA">
      <w:pPr>
        <w:rPr>
          <w:rStyle w:val="markedcontent"/>
        </w:rPr>
      </w:pPr>
    </w:p>
    <w:p w14:paraId="1AB48CC6" w14:textId="77777777" w:rsidR="00464FCA" w:rsidRDefault="00464FCA" w:rsidP="00464FCA">
      <w:pPr>
        <w:rPr>
          <w:rStyle w:val="markedcontent"/>
        </w:rPr>
      </w:pPr>
    </w:p>
    <w:p w14:paraId="1B89441A" w14:textId="77777777" w:rsidR="00464FCA" w:rsidRDefault="00464FCA" w:rsidP="00464FCA">
      <w:pPr>
        <w:rPr>
          <w:rStyle w:val="markedcontent"/>
        </w:rPr>
      </w:pPr>
    </w:p>
    <w:p w14:paraId="7C064773" w14:textId="77777777" w:rsidR="00464FCA" w:rsidRDefault="00464FCA" w:rsidP="00464FCA">
      <w:pPr>
        <w:rPr>
          <w:rStyle w:val="markedcontent"/>
        </w:rPr>
      </w:pPr>
    </w:p>
    <w:p w14:paraId="17EFF4DA" w14:textId="77777777" w:rsidR="00464FCA" w:rsidRDefault="00464FCA" w:rsidP="00464FCA">
      <w:pPr>
        <w:rPr>
          <w:rStyle w:val="markedcontent"/>
        </w:rPr>
      </w:pPr>
    </w:p>
    <w:p w14:paraId="6B90FC3A" w14:textId="77777777" w:rsidR="00464FCA" w:rsidRDefault="00464FCA" w:rsidP="00464FCA">
      <w:pPr>
        <w:rPr>
          <w:rStyle w:val="markedcontent"/>
        </w:rPr>
      </w:pPr>
    </w:p>
    <w:p w14:paraId="34291D47" w14:textId="77777777" w:rsidR="00464FCA" w:rsidRDefault="00464FCA" w:rsidP="00464FCA">
      <w:pPr>
        <w:rPr>
          <w:rStyle w:val="markedcontent"/>
        </w:rPr>
      </w:pPr>
    </w:p>
    <w:p w14:paraId="28550F53" w14:textId="77777777" w:rsidR="00464FCA" w:rsidRPr="00FD17DC" w:rsidRDefault="00464FCA" w:rsidP="00FD17DC">
      <w:pPr>
        <w:pStyle w:val="berschrift1"/>
        <w:rPr>
          <w:rStyle w:val="markedcontent"/>
        </w:rPr>
      </w:pPr>
      <w:r w:rsidRPr="00FD17DC">
        <w:rPr>
          <w:rStyle w:val="markedcontent"/>
        </w:rPr>
        <w:t xml:space="preserve">DC-DC Wandler </w:t>
      </w:r>
    </w:p>
    <w:p w14:paraId="6239B785" w14:textId="77777777" w:rsidR="00464FCA" w:rsidRPr="00AA49CD" w:rsidRDefault="00464FCA" w:rsidP="00464FCA"/>
    <w:p w14:paraId="5B425762" w14:textId="2372FD4C" w:rsidR="00464FCA" w:rsidRPr="00FD17DC" w:rsidRDefault="00FD17DC" w:rsidP="00FD17DC">
      <w:pPr>
        <w:pStyle w:val="berschrift1"/>
        <w:rPr>
          <w:rStyle w:val="markedcontent"/>
        </w:rPr>
      </w:pPr>
      <w:r>
        <w:rPr>
          <w:rStyle w:val="markedcontent"/>
        </w:rPr>
        <w:t xml:space="preserve">Funktion </w:t>
      </w:r>
    </w:p>
    <w:p w14:paraId="198B7DC3" w14:textId="0A7FE060" w:rsidR="00464FCA" w:rsidRPr="00E27B16" w:rsidRDefault="00464FCA" w:rsidP="00464FCA">
      <w:r>
        <w:rPr>
          <w:rStyle w:val="markedcontent"/>
        </w:rPr>
        <w:t xml:space="preserve">Der DC-DC Wandler (Schaltregler) zeichnet sich dadurch aus, dass in seinem inneren ein Schalter arbeitet, welcher die Eingangsspannung mit dem Ausgang verbindet bzw. nicht verbindet. Wenn der Schalter geschlossen </w:t>
      </w:r>
      <w:r w:rsidR="00FD17DC">
        <w:rPr>
          <w:rStyle w:val="markedcontent"/>
        </w:rPr>
        <w:t>ist,</w:t>
      </w:r>
      <w:r>
        <w:rPr>
          <w:rStyle w:val="markedcontent"/>
        </w:rPr>
        <w:t xml:space="preserve"> erhöht sich der Strom, welcher durch die Induktivität gebremst wird. Die Induktivität speichert diese Energie, bis die Ausgangsspannung erreicht wird (was vom Regler gemessen wird). Nach dem Erreichen schließt der Schalter wieder. Der Strom in der Last kann dann durch die gespeicherte Energie in der Induktivität weiter fließen und durch eine Diode entsteht ein neuer Stromkreis, welcher die Last weiter betreiben kann </w:t>
      </w:r>
      <w:r w:rsidR="00FD17DC">
        <w:rPr>
          <w:rStyle w:val="markedcontent"/>
        </w:rPr>
        <w:t>trotz des geöffneten Schalters</w:t>
      </w:r>
      <w:r>
        <w:rPr>
          <w:rStyle w:val="markedcontent"/>
        </w:rPr>
        <w:t xml:space="preserve">. </w:t>
      </w:r>
      <w:r>
        <w:rPr>
          <w:rStyle w:val="markedcontent"/>
        </w:rPr>
        <w:br/>
      </w:r>
    </w:p>
    <w:p w14:paraId="17646222" w14:textId="789EEDD9" w:rsidR="00464FCA" w:rsidRDefault="00464FCA" w:rsidP="00FD17DC">
      <w:pPr>
        <w:pStyle w:val="berschrift1"/>
        <w:rPr>
          <w:rStyle w:val="markedcontent"/>
        </w:rPr>
      </w:pPr>
      <w:r w:rsidRPr="00FD17DC">
        <w:rPr>
          <w:rStyle w:val="markedcontent"/>
        </w:rPr>
        <w:t>Anwendung</w:t>
      </w:r>
      <w:r w:rsidR="00FD17DC">
        <w:rPr>
          <w:rStyle w:val="markedcontent"/>
        </w:rPr>
        <w:t>en</w:t>
      </w:r>
    </w:p>
    <w:p w14:paraId="01155FFD" w14:textId="77777777" w:rsidR="00464FCA" w:rsidRDefault="00464FCA" w:rsidP="00464FCA">
      <w:pPr>
        <w:rPr>
          <w:rStyle w:val="markedcontent"/>
        </w:rPr>
      </w:pPr>
      <w:r>
        <w:rPr>
          <w:rStyle w:val="markedcontent"/>
        </w:rPr>
        <w:t xml:space="preserve">DC-DC Wandler werden sehr vielseitig eingesetzt, gängige Einsatzbereiche sind unter anderem Schaltnetzteile (z. B Ladegeräte), Gleichstrom Motoren, Photovoltaik Anlagen, Antriebssysteme, der Automotive Bereich etc. Die jeweiligen Quellen des Gleichstromes können ebenfalls unterschiedlich sein. Häufige Quellen sind zum Beispiel Batterien, Akkus, Solarzellen usw. </w:t>
      </w:r>
    </w:p>
    <w:p w14:paraId="2C1011C7" w14:textId="77777777" w:rsidR="00464FCA" w:rsidRDefault="00464FCA" w:rsidP="00464FCA">
      <w:pPr>
        <w:rPr>
          <w:rStyle w:val="markedcontent"/>
        </w:rPr>
      </w:pPr>
    </w:p>
    <w:p w14:paraId="7F86C0DA" w14:textId="77777777" w:rsidR="00464FCA" w:rsidRDefault="00464FCA" w:rsidP="00FD17DC">
      <w:pPr>
        <w:pStyle w:val="berschrift1"/>
        <w:rPr>
          <w:rStyle w:val="markedcontent"/>
        </w:rPr>
      </w:pPr>
      <w:r w:rsidRPr="00FD17DC">
        <w:rPr>
          <w:rStyle w:val="markedcontent"/>
        </w:rPr>
        <w:t>Alternative Linearregler</w:t>
      </w:r>
    </w:p>
    <w:p w14:paraId="6FA1746D" w14:textId="77777777" w:rsidR="00464FCA" w:rsidRPr="00BD7C82" w:rsidRDefault="00464FCA" w:rsidP="00464FCA">
      <w:r>
        <w:rPr>
          <w:rStyle w:val="markedcontent"/>
        </w:rPr>
        <w:t xml:space="preserve">Zur weiteren Auswahl stand neben dem DC-DC Wandler noch ein Linearregler welcher aber durch die Überzeugenderen Vorteile des DC-DC Wandlers nicht benutzt wurde.   </w:t>
      </w:r>
    </w:p>
    <w:p w14:paraId="1FFC5A2F" w14:textId="77777777" w:rsidR="00464FCA" w:rsidRPr="002F6EE9" w:rsidRDefault="00464FCA" w:rsidP="00464FCA">
      <w:pPr>
        <w:rPr>
          <w:color w:val="FF0000"/>
        </w:rPr>
      </w:pPr>
      <w:proofErr w:type="gramStart"/>
      <w:r w:rsidRPr="002F6EE9">
        <w:rPr>
          <w:rStyle w:val="markedcontent"/>
          <w:color w:val="FF0000"/>
        </w:rPr>
        <w:t>Grund kurz</w:t>
      </w:r>
      <w:proofErr w:type="gramEnd"/>
      <w:r w:rsidRPr="002F6EE9">
        <w:rPr>
          <w:rStyle w:val="markedcontent"/>
          <w:color w:val="FF0000"/>
        </w:rPr>
        <w:t xml:space="preserve"> in einem Satz (Steve G in Da House) </w:t>
      </w:r>
    </w:p>
    <w:p w14:paraId="2F1C75CC" w14:textId="77777777" w:rsidR="00464FCA" w:rsidRDefault="00464FCA" w:rsidP="00464FCA">
      <w:pPr>
        <w:rPr>
          <w:rStyle w:val="markedcontent"/>
        </w:rPr>
      </w:pPr>
    </w:p>
    <w:p w14:paraId="71DFD9D7" w14:textId="3963336E" w:rsidR="00464FCA" w:rsidRDefault="00FD17DC" w:rsidP="00FD17DC">
      <w:pPr>
        <w:pStyle w:val="berschrift1"/>
        <w:rPr>
          <w:rStyle w:val="markedcontent"/>
        </w:rPr>
      </w:pPr>
      <w:r>
        <w:rPr>
          <w:rStyle w:val="markedcontent"/>
        </w:rPr>
        <w:lastRenderedPageBreak/>
        <w:t>Funktion</w:t>
      </w:r>
    </w:p>
    <w:p w14:paraId="33B4F8EE" w14:textId="77777777" w:rsidR="00464FCA" w:rsidRDefault="00464FCA" w:rsidP="00464FCA">
      <w:pPr>
        <w:rPr>
          <w:rStyle w:val="markedcontent"/>
        </w:rPr>
      </w:pPr>
      <w:r>
        <w:t xml:space="preserve">Den Linearregler kann mich sich als einstellbaren Widerstand vorstellen, welcher vom Regler selbst immer so gewählt wird, dass am Ausgang die gewünschte Ausgangsspannung anliegt </w:t>
      </w:r>
    </w:p>
    <w:p w14:paraId="67F2B082" w14:textId="77777777" w:rsidR="00464FCA" w:rsidRDefault="00464FCA" w:rsidP="00464FCA">
      <w:pPr>
        <w:rPr>
          <w:rStyle w:val="markedcontent"/>
        </w:rPr>
      </w:pPr>
    </w:p>
    <w:p w14:paraId="646A68E1" w14:textId="77777777" w:rsidR="00464FCA" w:rsidRDefault="00464FCA" w:rsidP="00FD17DC">
      <w:pPr>
        <w:pStyle w:val="berschrift1"/>
        <w:rPr>
          <w:rStyle w:val="markedcontent"/>
        </w:rPr>
      </w:pPr>
      <w:r w:rsidRPr="00FD17DC">
        <w:rPr>
          <w:rStyle w:val="markedcontent"/>
        </w:rPr>
        <w:t>Vorteile und Nachteile</w:t>
      </w:r>
    </w:p>
    <w:p w14:paraId="61467107" w14:textId="77777777" w:rsidR="00464FCA" w:rsidRPr="004B38A4" w:rsidRDefault="00464FCA" w:rsidP="00464FCA">
      <w:r>
        <w:t xml:space="preserve">Quelle </w:t>
      </w:r>
      <w:r w:rsidRPr="004B38A4">
        <w:t>www.rohm.de</w:t>
      </w:r>
    </w:p>
    <w:p w14:paraId="666B0BF5" w14:textId="77777777" w:rsidR="00464FCA" w:rsidRDefault="00464FCA" w:rsidP="00464FCA"/>
    <w:p w14:paraId="1DE30530" w14:textId="32F09481" w:rsidR="00464FCA" w:rsidRPr="009E0F15" w:rsidRDefault="00464FCA" w:rsidP="00464FCA">
      <w:r>
        <w:t xml:space="preserve">Ein wichtiger Vorteil des DC-DC Wandlers im Vergleich zum Linearregler ist die geringe Wärmeerzeugung in Verbindung mit dessen hoher Effizienz (besserer Wirkungsgrad), weiters ist er sehr vielseitig da sowohl Aufwärts-/Abwärts-/ aber auch negativer Spannungsbetrieb möglich sind. Jedoch besitzt der Spannungsregler auch nicht zu vernachlässigende Nachteile wie die Tatsache, dass mehr externe Teile erforderlich sind, was das Schaltungsdesign etwas komplizierter gestalten könnte. Ein höheres Rauschen ist hierbei ebenfalls möglich. Die Vor-/ bzw. Nachteile des Linearreglers sind dementsprechend die Gegensätze des DC-DC Wandlers also eine </w:t>
      </w:r>
      <w:r w:rsidR="00FD17DC">
        <w:t>einfache</w:t>
      </w:r>
      <w:r>
        <w:t xml:space="preserve"> Schaltungskonfiguration durch die geringeren externen Bauteile sowie </w:t>
      </w:r>
      <w:r w:rsidR="00FD17DC">
        <w:t>ein geringeres Rauschen</w:t>
      </w:r>
      <w:r>
        <w:t xml:space="preserve"> als Vorteil. Die wesentlichen Nachteile sind dann aber der schlechtere Wirkungsgrad im Vergleich zum DC-DC Wandler, die starke Wärmeerzeugung und die Tatsache, dass hierbei nur der Abwärtsbetrieb möglich wäre.</w:t>
      </w:r>
    </w:p>
    <w:p w14:paraId="4658A84F" w14:textId="70668991" w:rsidR="00C42C89" w:rsidRPr="00911B9D" w:rsidRDefault="00C42C89" w:rsidP="00911B9D"/>
    <w:p w14:paraId="176B9E56" w14:textId="2E578F67" w:rsidR="00CA7EC8" w:rsidRPr="00AD5A00" w:rsidRDefault="00F82E2C" w:rsidP="00C046AC">
      <w:pPr>
        <w:pStyle w:val="berschrift1"/>
      </w:pPr>
      <w:bookmarkStart w:id="26" w:name="_Toc98336027"/>
      <w:r>
        <w:t>2</w:t>
      </w:r>
      <w:r w:rsidR="00C955CF" w:rsidRPr="00AD5A00">
        <w:t>.</w:t>
      </w:r>
      <w:r>
        <w:t>10</w:t>
      </w:r>
      <w:r w:rsidR="00C955CF" w:rsidRPr="00AD5A00">
        <w:t xml:space="preserve"> Abwärtswandler</w:t>
      </w:r>
      <w:bookmarkEnd w:id="26"/>
      <w:r w:rsidR="00FD17DC">
        <w:t xml:space="preserve"> (DC-DC-Wandler)</w:t>
      </w:r>
    </w:p>
    <w:p w14:paraId="67ECD962" w14:textId="045C6EC7" w:rsidR="00C955CF" w:rsidRPr="00AD5A00" w:rsidRDefault="00C955CF"/>
    <w:p w14:paraId="45E9C760" w14:textId="138B2DA9" w:rsidR="00D1379A" w:rsidRDefault="00D1379A">
      <w:r>
        <w:t>Ein DC</w:t>
      </w:r>
      <w:r w:rsidR="00D34B97">
        <w:t>-</w:t>
      </w:r>
      <w:r>
        <w:t>DC</w:t>
      </w:r>
      <w:r w:rsidR="00D34B97">
        <w:t>-</w:t>
      </w:r>
      <w:r>
        <w:t>Wandler wandelt eine unstabile Eingangsspannung in eine stabile Ausgangsspannung um. Ein sogenannter Abwärtswandler (</w:t>
      </w:r>
      <w:proofErr w:type="spellStart"/>
      <w:r>
        <w:t>Step</w:t>
      </w:r>
      <w:proofErr w:type="spellEnd"/>
      <w:r>
        <w:t>-down Converter) wandelt eine größere unstabile Eingangsspannung in eine möglichst konstante und gleichförmige Ausgangsspannung um.</w:t>
      </w:r>
    </w:p>
    <w:p w14:paraId="284AF8EA" w14:textId="490DF413" w:rsidR="00D1379A" w:rsidRDefault="00A23711">
      <w:r>
        <w:rPr>
          <w:noProof/>
        </w:rPr>
        <w:drawing>
          <wp:anchor distT="0" distB="0" distL="114300" distR="114300" simplePos="0" relativeHeight="251658240" behindDoc="0" locked="0" layoutInCell="1" allowOverlap="1" wp14:anchorId="122D8932" wp14:editId="7AE2B75D">
            <wp:simplePos x="0" y="0"/>
            <wp:positionH relativeFrom="margin">
              <wp:align>left</wp:align>
            </wp:positionH>
            <wp:positionV relativeFrom="paragraph">
              <wp:posOffset>213572</wp:posOffset>
            </wp:positionV>
            <wp:extent cx="4953000" cy="184277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300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1D045" w14:textId="2D862D6B" w:rsidR="00977D28" w:rsidRPr="009607F5" w:rsidRDefault="00954BB8" w:rsidP="009607F5">
      <w:pPr>
        <w:pStyle w:val="Untertitel"/>
        <w:rPr>
          <w:vertAlign w:val="superscript"/>
        </w:rPr>
      </w:pPr>
      <w:r>
        <w:t>Abbildung 1: Grundschaltung eines Abwärtswand</w:t>
      </w:r>
      <w:r w:rsidR="00D34B97">
        <w:t>l</w:t>
      </w:r>
      <w:r>
        <w:t>er</w:t>
      </w:r>
    </w:p>
    <w:p w14:paraId="6A2023C8" w14:textId="58228828" w:rsidR="002A5D02" w:rsidRDefault="00F82E2C" w:rsidP="009607F5">
      <w:pPr>
        <w:pStyle w:val="berschrift1"/>
        <w:spacing w:line="240" w:lineRule="auto"/>
      </w:pPr>
      <w:bookmarkStart w:id="27" w:name="_Toc98336028"/>
      <w:r>
        <w:t>2</w:t>
      </w:r>
      <w:r w:rsidR="002A5D02">
        <w:t>.1</w:t>
      </w:r>
      <w:r>
        <w:t>0.1</w:t>
      </w:r>
      <w:r w:rsidR="002A5D02">
        <w:t xml:space="preserve"> Funktion</w:t>
      </w:r>
      <w:bookmarkEnd w:id="27"/>
      <w:r w:rsidR="002A5D02">
        <w:t xml:space="preserve"> </w:t>
      </w:r>
    </w:p>
    <w:p w14:paraId="52467B3D" w14:textId="77777777" w:rsidR="002A5D02" w:rsidRPr="002A5D02" w:rsidRDefault="002A5D02" w:rsidP="002A5D02"/>
    <w:p w14:paraId="20E207CE" w14:textId="6FBE8753" w:rsidR="00D1379A" w:rsidRDefault="003B208C">
      <w:pPr>
        <w:rPr>
          <w:ins w:id="28" w:author="Christian Fuchsberger" w:date="2022-02-24T10:36:00Z"/>
        </w:rPr>
      </w:pPr>
      <w:r>
        <w:t>Der Schalter (bei uns ein</w:t>
      </w:r>
      <w:ins w:id="29" w:author="Christian Fuchsberger" w:date="2022-02-24T10:35:00Z">
        <w:r w:rsidR="00D1379A">
          <w:t xml:space="preserve"> </w:t>
        </w:r>
      </w:ins>
      <w:r w:rsidR="00D1379A">
        <w:t xml:space="preserve">selbstsperrender N-Kanal </w:t>
      </w:r>
      <w:r w:rsidR="004D053B">
        <w:t>MOSFET)</w:t>
      </w:r>
      <w:r>
        <w:t xml:space="preserve"> wird mit einer </w:t>
      </w:r>
      <w:r w:rsidR="00D1379A">
        <w:t>s</w:t>
      </w:r>
      <w:r>
        <w:t xml:space="preserve">pannungsgesteuerten Quelle ein- und ausgeschaltet. </w:t>
      </w:r>
      <w:r w:rsidR="004D053B" w:rsidRPr="004D053B">
        <w:t xml:space="preserve">Normalerweise </w:t>
      </w:r>
      <w:r w:rsidR="00752757" w:rsidRPr="004D053B">
        <w:t>werden</w:t>
      </w:r>
      <w:r w:rsidR="004D053B" w:rsidRPr="004D053B">
        <w:t xml:space="preserve"> einige hundert bis Millionen</w:t>
      </w:r>
      <w:r w:rsidR="00752757" w:rsidRPr="004D053B">
        <w:t xml:space="preserve"> Schaltzyklen pro Sekunde</w:t>
      </w:r>
      <w:r w:rsidR="004D053B" w:rsidRPr="004D053B">
        <w:t xml:space="preserve"> durchgeführt</w:t>
      </w:r>
      <w:r w:rsidR="00752757" w:rsidRPr="004D053B">
        <w:t>.</w:t>
      </w:r>
      <w:ins w:id="30" w:author="Christian Fuchsberger" w:date="2022-02-24T10:36:00Z">
        <w:r w:rsidR="00D1379A">
          <w:t xml:space="preserve"> </w:t>
        </w:r>
      </w:ins>
    </w:p>
    <w:p w14:paraId="09F3D1B5" w14:textId="4D56F084" w:rsidR="00D1379A" w:rsidRDefault="00D1379A">
      <w:pPr>
        <w:rPr>
          <w:ins w:id="31" w:author="Christian Fuchsberger" w:date="2022-02-24T10:36:00Z"/>
        </w:rPr>
      </w:pPr>
    </w:p>
    <w:p w14:paraId="54C601BF" w14:textId="776E2359" w:rsidR="00D1379A" w:rsidRDefault="00D1379A">
      <w:pPr>
        <w:rPr>
          <w:ins w:id="32" w:author="Christian Fuchsberger" w:date="2022-02-24T10:37:00Z"/>
        </w:rPr>
      </w:pPr>
      <w:ins w:id="33" w:author="Christian Fuchsberger" w:date="2022-02-24T10:37:00Z">
        <w:r>
          <w:t>Man unterscheidet 2 Phasen beim Schalten des FETs:</w:t>
        </w:r>
      </w:ins>
    </w:p>
    <w:p w14:paraId="6D40A8B8" w14:textId="1EADAC77" w:rsidR="00D1379A" w:rsidRDefault="00D1379A">
      <w:pPr>
        <w:rPr>
          <w:ins w:id="34" w:author="Christian Fuchsberger" w:date="2022-02-24T10:37:00Z"/>
        </w:rPr>
      </w:pPr>
    </w:p>
    <w:p w14:paraId="07BE2095" w14:textId="240DA49A" w:rsidR="00D1379A" w:rsidRDefault="00D1379A">
      <w:pPr>
        <w:rPr>
          <w:ins w:id="35" w:author="Christian Fuchsberger" w:date="2022-02-24T10:38:00Z"/>
        </w:rPr>
      </w:pPr>
      <w:ins w:id="36" w:author="Christian Fuchsberger" w:date="2022-02-24T10:37:00Z">
        <w:r>
          <w:t xml:space="preserve">Ist der Schalter geöffnet (- </w:t>
        </w:r>
      </w:ins>
      <w:ins w:id="37" w:author="Christian Fuchsberger" w:date="2022-02-24T10:38:00Z">
        <w:r>
          <w:t xml:space="preserve">d.h. der FET </w:t>
        </w:r>
        <w:proofErr w:type="gramStart"/>
        <w:r>
          <w:t>sperrt ?</w:t>
        </w:r>
        <w:proofErr w:type="gramEnd"/>
        <w:r>
          <w:t xml:space="preserve">) dann </w:t>
        </w:r>
        <w:r>
          <w:sym w:font="Wingdings" w:char="F0E0"/>
        </w:r>
        <w:r>
          <w:t xml:space="preserve"> ?</w:t>
        </w:r>
      </w:ins>
    </w:p>
    <w:p w14:paraId="5D9997DA" w14:textId="79E7B771" w:rsidR="00D1379A" w:rsidRDefault="00D1379A">
      <w:pPr>
        <w:rPr>
          <w:ins w:id="38" w:author="Christian Fuchsberger" w:date="2022-02-24T10:36:00Z"/>
        </w:rPr>
      </w:pPr>
      <w:ins w:id="39" w:author="Christian Fuchsberger" w:date="2022-02-24T10:38:00Z">
        <w:r>
          <w:t xml:space="preserve">Ist der Schalter geschlossen (d.h. der FET </w:t>
        </w:r>
        <w:proofErr w:type="gramStart"/>
        <w:r>
          <w:t>leitet)  dann</w:t>
        </w:r>
        <w:proofErr w:type="gramEnd"/>
        <w:r>
          <w:t xml:space="preserve"> </w:t>
        </w:r>
        <w:r>
          <w:sym w:font="Wingdings" w:char="F0E0"/>
        </w:r>
        <w:r>
          <w:t xml:space="preserve">&gt; ? </w:t>
        </w:r>
      </w:ins>
    </w:p>
    <w:p w14:paraId="57FC2218" w14:textId="46F219B4" w:rsidR="00D1379A" w:rsidRDefault="00D1379A">
      <w:pPr>
        <w:rPr>
          <w:ins w:id="40" w:author="Christian Fuchsberger" w:date="2022-02-24T10:36:00Z"/>
        </w:rPr>
      </w:pPr>
    </w:p>
    <w:p w14:paraId="06F8FF96" w14:textId="3E3677BC" w:rsidR="00977D28" w:rsidRPr="00977D28" w:rsidRDefault="00FD3077">
      <w:r>
        <w:t xml:space="preserve"> Es unterscheiden sich 2 Phasen bei der Schaltung. Im geöffneten Zustand</w:t>
      </w:r>
      <w:r w:rsidR="009607F5">
        <w:t xml:space="preserve"> </w:t>
      </w:r>
      <w:r>
        <w:t>ermöglichen die beiden Energiespeicher</w:t>
      </w:r>
      <w:r w:rsidR="003B208C">
        <w:t xml:space="preserve"> </w:t>
      </w:r>
      <w:r>
        <w:t xml:space="preserve">Spule und Kondensator die Versorgung an der Last. </w:t>
      </w:r>
      <w:r w:rsidR="00AD5A00">
        <w:t>Die Größe des Ausgangsignals kann mithilfe der Schaltzeit, Größe des Steuersignals, Größe des Eingangssignal und die Größe der Induktivität und Kapazität eingestellt werden.</w:t>
      </w:r>
    </w:p>
    <w:p w14:paraId="2014F6B2" w14:textId="2B5A6AF9" w:rsidR="00C955CF" w:rsidRPr="00C955CF" w:rsidRDefault="004D053B">
      <w:ins w:id="41" w:author="Christian Fuchsberger" w:date="2022-02-24T10:45:00Z">
        <w:r>
          <w:rPr>
            <w:noProof/>
          </w:rPr>
          <w:lastRenderedPageBreak/>
          <w:drawing>
            <wp:anchor distT="0" distB="0" distL="114300" distR="114300" simplePos="0" relativeHeight="251665408" behindDoc="1" locked="0" layoutInCell="1" allowOverlap="1" wp14:anchorId="15A93CE7" wp14:editId="660DBC4B">
              <wp:simplePos x="0" y="0"/>
              <wp:positionH relativeFrom="margin">
                <wp:posOffset>-2540</wp:posOffset>
              </wp:positionH>
              <wp:positionV relativeFrom="paragraph">
                <wp:posOffset>145415</wp:posOffset>
              </wp:positionV>
              <wp:extent cx="3740150" cy="2116455"/>
              <wp:effectExtent l="0" t="0" r="0" b="0"/>
              <wp:wrapTight wrapText="bothSides">
                <wp:wrapPolygon edited="0">
                  <wp:start x="0" y="0"/>
                  <wp:lineTo x="0" y="21386"/>
                  <wp:lineTo x="21453" y="21386"/>
                  <wp:lineTo x="2145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9641"/>
                      <a:stretch/>
                    </pic:blipFill>
                    <pic:spPr bwMode="auto">
                      <a:xfrm>
                        <a:off x="0" y="0"/>
                        <a:ext cx="3740150" cy="2116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468AFC5D" w14:textId="31EFD45C" w:rsidR="004D053B" w:rsidRDefault="004D053B">
      <w:pPr>
        <w:rPr>
          <w:rFonts w:cstheme="minorHAnsi"/>
          <w:color w:val="202122"/>
          <w:shd w:val="clear" w:color="auto" w:fill="FFFFFF"/>
        </w:rPr>
      </w:pPr>
    </w:p>
    <w:p w14:paraId="3C36D041" w14:textId="7AD253AF" w:rsidR="004D053B" w:rsidRDefault="004D053B">
      <w:pPr>
        <w:rPr>
          <w:rFonts w:cstheme="minorHAnsi"/>
          <w:color w:val="202122"/>
          <w:shd w:val="clear" w:color="auto" w:fill="FFFFFF"/>
        </w:rPr>
      </w:pPr>
    </w:p>
    <w:p w14:paraId="7E613625" w14:textId="5CCF9763" w:rsidR="004D053B" w:rsidRDefault="004D053B">
      <w:pPr>
        <w:rPr>
          <w:rFonts w:cstheme="minorHAnsi"/>
          <w:color w:val="202122"/>
          <w:shd w:val="clear" w:color="auto" w:fill="FFFFFF"/>
        </w:rPr>
      </w:pPr>
    </w:p>
    <w:p w14:paraId="6C689E87" w14:textId="77777777" w:rsidR="004D053B" w:rsidRDefault="004D053B">
      <w:pPr>
        <w:rPr>
          <w:rFonts w:cstheme="minorHAnsi"/>
          <w:color w:val="202122"/>
          <w:shd w:val="clear" w:color="auto" w:fill="FFFFFF"/>
        </w:rPr>
      </w:pPr>
    </w:p>
    <w:p w14:paraId="36047E5B" w14:textId="7F0598D5" w:rsidR="004D053B" w:rsidRDefault="004D053B">
      <w:pPr>
        <w:rPr>
          <w:rFonts w:cstheme="minorHAnsi"/>
          <w:color w:val="202122"/>
          <w:shd w:val="clear" w:color="auto" w:fill="FFFFFF"/>
        </w:rPr>
      </w:pPr>
    </w:p>
    <w:p w14:paraId="0DFD91A5" w14:textId="77777777" w:rsidR="004D053B" w:rsidRDefault="004D053B">
      <w:pPr>
        <w:rPr>
          <w:rFonts w:cstheme="minorHAnsi"/>
          <w:color w:val="202122"/>
          <w:shd w:val="clear" w:color="auto" w:fill="FFFFFF"/>
        </w:rPr>
      </w:pPr>
    </w:p>
    <w:p w14:paraId="4C17B1F1" w14:textId="77777777" w:rsidR="004D053B" w:rsidRDefault="004D053B">
      <w:pPr>
        <w:rPr>
          <w:rFonts w:cstheme="minorHAnsi"/>
          <w:color w:val="202122"/>
          <w:shd w:val="clear" w:color="auto" w:fill="FFFFFF"/>
        </w:rPr>
      </w:pPr>
    </w:p>
    <w:p w14:paraId="7867DFEB" w14:textId="77777777" w:rsidR="004D053B" w:rsidRDefault="004D053B">
      <w:pPr>
        <w:rPr>
          <w:rFonts w:cstheme="minorHAnsi"/>
          <w:color w:val="202122"/>
          <w:shd w:val="clear" w:color="auto" w:fill="FFFFFF"/>
        </w:rPr>
      </w:pPr>
    </w:p>
    <w:p w14:paraId="392FA90E" w14:textId="53AD8A6D" w:rsidR="004D053B" w:rsidRDefault="004D053B">
      <w:pPr>
        <w:rPr>
          <w:rFonts w:cstheme="minorHAnsi"/>
          <w:color w:val="202122"/>
          <w:shd w:val="clear" w:color="auto" w:fill="FFFFFF"/>
        </w:rPr>
      </w:pPr>
    </w:p>
    <w:p w14:paraId="6AE5AF2A" w14:textId="77777777" w:rsidR="004D053B" w:rsidRDefault="004D053B">
      <w:pPr>
        <w:rPr>
          <w:rFonts w:cstheme="minorHAnsi"/>
          <w:color w:val="202122"/>
          <w:shd w:val="clear" w:color="auto" w:fill="FFFFFF"/>
        </w:rPr>
      </w:pPr>
    </w:p>
    <w:p w14:paraId="19033468" w14:textId="77777777" w:rsidR="004D053B" w:rsidRDefault="004D053B">
      <w:pPr>
        <w:rPr>
          <w:rFonts w:cstheme="minorHAnsi"/>
          <w:color w:val="202122"/>
          <w:shd w:val="clear" w:color="auto" w:fill="FFFFFF"/>
        </w:rPr>
      </w:pPr>
    </w:p>
    <w:p w14:paraId="5F9C2151" w14:textId="77777777" w:rsidR="004D053B" w:rsidRDefault="004D053B">
      <w:pPr>
        <w:rPr>
          <w:rFonts w:cstheme="minorHAnsi"/>
          <w:color w:val="202122"/>
          <w:shd w:val="clear" w:color="auto" w:fill="FFFFFF"/>
        </w:rPr>
      </w:pPr>
    </w:p>
    <w:p w14:paraId="1B68E7E9" w14:textId="4E14A2DA" w:rsidR="004D053B" w:rsidRDefault="004D053B">
      <w:pPr>
        <w:rPr>
          <w:rFonts w:cstheme="minorHAnsi"/>
          <w:color w:val="202122"/>
          <w:shd w:val="clear" w:color="auto" w:fill="FFFFFF"/>
        </w:rPr>
      </w:pPr>
    </w:p>
    <w:p w14:paraId="08B85346" w14:textId="225F623F" w:rsidR="00291BC0" w:rsidRDefault="00291BC0">
      <w:pPr>
        <w:rPr>
          <w:rFonts w:cstheme="minorHAnsi"/>
          <w:color w:val="202122"/>
          <w:shd w:val="clear" w:color="auto" w:fill="FFFFFF"/>
        </w:rPr>
      </w:pPr>
    </w:p>
    <w:p w14:paraId="4048DF1B" w14:textId="5D6368EF" w:rsidR="00291BC0" w:rsidRDefault="00291BC0" w:rsidP="00291BC0">
      <w:pPr>
        <w:pStyle w:val="Untertitel"/>
        <w:rPr>
          <w:shd w:val="clear" w:color="auto" w:fill="FFFFFF"/>
        </w:rPr>
      </w:pPr>
      <w:r>
        <w:rPr>
          <w:shd w:val="clear" w:color="auto" w:fill="FFFFFF"/>
        </w:rPr>
        <w:t>Abb</w:t>
      </w:r>
      <w:r w:rsidR="00D34B97">
        <w:rPr>
          <w:shd w:val="clear" w:color="auto" w:fill="FFFFFF"/>
        </w:rPr>
        <w:t>.</w:t>
      </w:r>
      <w:r>
        <w:rPr>
          <w:shd w:val="clear" w:color="auto" w:fill="FFFFFF"/>
        </w:rPr>
        <w:t xml:space="preserve"> Strom und Spannungsverläufe des Abwärtswandlers</w:t>
      </w:r>
    </w:p>
    <w:p w14:paraId="532967F7" w14:textId="77777777" w:rsidR="004D053B" w:rsidRDefault="004D053B">
      <w:pPr>
        <w:rPr>
          <w:rFonts w:cstheme="minorHAnsi"/>
          <w:color w:val="202122"/>
          <w:shd w:val="clear" w:color="auto" w:fill="FFFFFF"/>
        </w:rPr>
      </w:pPr>
    </w:p>
    <w:p w14:paraId="6DE4CD4B" w14:textId="68E13B32" w:rsidR="00A004DD" w:rsidRDefault="008917D2">
      <w:pPr>
        <w:rPr>
          <w:rFonts w:cstheme="minorHAnsi"/>
        </w:rPr>
      </w:pPr>
      <w:r w:rsidRPr="008917D2">
        <w:rPr>
          <w:rFonts w:cstheme="minorHAnsi"/>
          <w:color w:val="202122"/>
          <w:shd w:val="clear" w:color="auto" w:fill="FFFFFF"/>
        </w:rPr>
        <w:t>Während der Einschaltzeit T</w:t>
      </w:r>
      <w:r w:rsidRPr="008917D2">
        <w:rPr>
          <w:rFonts w:cstheme="minorHAnsi"/>
          <w:color w:val="202122"/>
          <w:shd w:val="clear" w:color="auto" w:fill="FFFFFF"/>
          <w:vertAlign w:val="subscript"/>
        </w:rPr>
        <w:t>e</w:t>
      </w:r>
      <w:r w:rsidRPr="008917D2">
        <w:rPr>
          <w:rFonts w:cstheme="minorHAnsi"/>
          <w:color w:val="202122"/>
          <w:shd w:val="clear" w:color="auto" w:fill="FFFFFF"/>
        </w:rPr>
        <w:t> fließt der Laststrom durch die Spule L und durch den Verbraucher; die </w:t>
      </w:r>
      <w:r>
        <w:rPr>
          <w:rFonts w:cstheme="minorHAnsi"/>
        </w:rPr>
        <w:t>Diode</w:t>
      </w:r>
      <w:r w:rsidRPr="008917D2">
        <w:rPr>
          <w:rFonts w:cstheme="minorHAnsi"/>
          <w:color w:val="202122"/>
          <w:shd w:val="clear" w:color="auto" w:fill="FFFFFF"/>
        </w:rPr>
        <w:t xml:space="preserve"> D sperrt. Während der Ausschaltphase T</w:t>
      </w:r>
      <w:r w:rsidRPr="008917D2">
        <w:rPr>
          <w:rFonts w:cstheme="minorHAnsi"/>
          <w:color w:val="202122"/>
          <w:shd w:val="clear" w:color="auto" w:fill="FFFFFF"/>
          <w:vertAlign w:val="subscript"/>
        </w:rPr>
        <w:t>a</w:t>
      </w:r>
      <w:r w:rsidRPr="008917D2">
        <w:rPr>
          <w:rFonts w:cstheme="minorHAnsi"/>
          <w:color w:val="202122"/>
          <w:shd w:val="clear" w:color="auto" w:fill="FFFFFF"/>
        </w:rPr>
        <w:t> wird die in der Spule gespeicherte Energie abgebaut: Der Strom durch den Verbraucher fließt weiter, nun jedoch durch die Diode D und aus dem Kondensator C</w:t>
      </w:r>
      <w:r w:rsidRPr="00335640">
        <w:rPr>
          <w:rFonts w:cstheme="minorHAnsi"/>
          <w:color w:val="202122"/>
          <w:shd w:val="clear" w:color="auto" w:fill="FFFFFF"/>
        </w:rPr>
        <w:t>.</w:t>
      </w:r>
      <w:r w:rsidR="0080796D" w:rsidRPr="00335640">
        <w:rPr>
          <w:rFonts w:cstheme="minorHAnsi"/>
          <w:color w:val="202122"/>
          <w:shd w:val="clear" w:color="auto" w:fill="FFFFFF"/>
          <w:vertAlign w:val="superscript"/>
        </w:rPr>
        <w:t>?</w:t>
      </w:r>
      <w:r w:rsidR="00A004DD" w:rsidRPr="00335640">
        <w:rPr>
          <w:rFonts w:cstheme="minorHAnsi"/>
          <w:color w:val="202122"/>
          <w:shd w:val="clear" w:color="auto" w:fill="FFFFFF"/>
          <w:vertAlign w:val="superscript"/>
        </w:rPr>
        <w:t xml:space="preserve"> </w:t>
      </w:r>
      <w:r w:rsidR="00A004DD" w:rsidRPr="00335640">
        <w:rPr>
          <w:rFonts w:cstheme="minorHAnsi"/>
          <w:b/>
          <w:bCs/>
        </w:rPr>
        <w:t>Die Spule und der Kondensator bilden einen Tiefpass zweiter Ordnung</w:t>
      </w:r>
      <w:r w:rsidR="00A004DD" w:rsidRPr="00335640">
        <w:rPr>
          <w:rFonts w:cstheme="minorHAnsi"/>
        </w:rPr>
        <w:t>.</w:t>
      </w:r>
      <w:r w:rsidR="00A004DD">
        <w:rPr>
          <w:rFonts w:cstheme="minorHAnsi"/>
        </w:rPr>
        <w:t xml:space="preserve"> Die Abwärtswandlung wird dadurch erreicht, dass der Wechselanteil des Rechtecksignals rausgefiltert wird </w:t>
      </w:r>
      <w:r w:rsidR="00F91064">
        <w:rPr>
          <w:rFonts w:cstheme="minorHAnsi"/>
        </w:rPr>
        <w:t xml:space="preserve">und nur noch die Gleichspannung vorhanden ist. Die Gleichspannung wird mit dem Tastverhältnis eingestellt. </w:t>
      </w:r>
    </w:p>
    <w:p w14:paraId="3B64DAE0" w14:textId="58469EF0" w:rsidR="00C65315" w:rsidRDefault="00F82E2C" w:rsidP="009607F5">
      <w:pPr>
        <w:pStyle w:val="berschrift1"/>
        <w:spacing w:line="240" w:lineRule="auto"/>
      </w:pPr>
      <w:bookmarkStart w:id="42" w:name="_Toc98336029"/>
      <w:r>
        <w:t>2</w:t>
      </w:r>
      <w:r w:rsidR="00C65315">
        <w:t>.</w:t>
      </w:r>
      <w:r>
        <w:t>10.2</w:t>
      </w:r>
      <w:r w:rsidR="00C65315">
        <w:t xml:space="preserve"> </w:t>
      </w:r>
      <w:proofErr w:type="spellStart"/>
      <w:r w:rsidR="00C65315">
        <w:t>Lückender</w:t>
      </w:r>
      <w:proofErr w:type="spellEnd"/>
      <w:r w:rsidR="00C65315">
        <w:t xml:space="preserve"> und </w:t>
      </w:r>
      <w:proofErr w:type="spellStart"/>
      <w:r w:rsidR="00C65315">
        <w:t>nichtlückender</w:t>
      </w:r>
      <w:proofErr w:type="spellEnd"/>
      <w:r w:rsidR="00C65315">
        <w:t xml:space="preserve"> Betrieb</w:t>
      </w:r>
      <w:bookmarkEnd w:id="42"/>
    </w:p>
    <w:p w14:paraId="79F2436A" w14:textId="5E112208" w:rsidR="00C65315" w:rsidRDefault="00C65315">
      <w:pPr>
        <w:rPr>
          <w:rFonts w:cstheme="minorHAnsi"/>
        </w:rPr>
      </w:pPr>
    </w:p>
    <w:p w14:paraId="5ADF0B1A" w14:textId="0B0BB843" w:rsidR="00C65315" w:rsidRDefault="00C65315">
      <w:pPr>
        <w:rPr>
          <w:rFonts w:cstheme="minorHAnsi"/>
        </w:rPr>
      </w:pPr>
      <w:proofErr w:type="spellStart"/>
      <w:r>
        <w:rPr>
          <w:rFonts w:cstheme="minorHAnsi"/>
        </w:rPr>
        <w:t>Nichtlückender</w:t>
      </w:r>
      <w:proofErr w:type="spellEnd"/>
      <w:r>
        <w:rPr>
          <w:rFonts w:cstheme="minorHAnsi"/>
        </w:rPr>
        <w:t xml:space="preserve"> Betrieb (kontinuierlicher Betrieb): Der Strom, der durch die Spule fließt, hört während des gesamten Zyklus nie auf zu fließen. Der Schalter wird, bevor die magnetische Energie an der Spule vollständig abgebaut ist, geschlossen. </w:t>
      </w:r>
    </w:p>
    <w:p w14:paraId="0DF84925" w14:textId="091AD155" w:rsidR="005623DF" w:rsidRDefault="005623DF">
      <w:pPr>
        <w:rPr>
          <w:rFonts w:cstheme="minorHAnsi"/>
        </w:rPr>
      </w:pPr>
    </w:p>
    <w:p w14:paraId="64DD68E4" w14:textId="6519DC57" w:rsidR="005623DF" w:rsidRDefault="005623DF">
      <w:pPr>
        <w:rPr>
          <w:rFonts w:cstheme="minorHAnsi"/>
        </w:rPr>
      </w:pPr>
      <w:r>
        <w:rPr>
          <w:noProof/>
        </w:rPr>
        <w:drawing>
          <wp:anchor distT="0" distB="0" distL="114300" distR="114300" simplePos="0" relativeHeight="251662336" behindDoc="0" locked="0" layoutInCell="1" allowOverlap="1" wp14:anchorId="40A8AA90" wp14:editId="1B2C2710">
            <wp:simplePos x="0" y="0"/>
            <wp:positionH relativeFrom="margin">
              <wp:align>left</wp:align>
            </wp:positionH>
            <wp:positionV relativeFrom="paragraph">
              <wp:posOffset>154305</wp:posOffset>
            </wp:positionV>
            <wp:extent cx="3600450" cy="141859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7648" cy="1421597"/>
                    </a:xfrm>
                    <a:prstGeom prst="rect">
                      <a:avLst/>
                    </a:prstGeom>
                  </pic:spPr>
                </pic:pic>
              </a:graphicData>
            </a:graphic>
            <wp14:sizeRelH relativeFrom="margin">
              <wp14:pctWidth>0</wp14:pctWidth>
            </wp14:sizeRelH>
            <wp14:sizeRelV relativeFrom="margin">
              <wp14:pctHeight>0</wp14:pctHeight>
            </wp14:sizeRelV>
          </wp:anchor>
        </w:drawing>
      </w:r>
    </w:p>
    <w:p w14:paraId="2E78A743" w14:textId="52812D72" w:rsidR="00C65315" w:rsidRDefault="005623DF" w:rsidP="005623DF">
      <w:pPr>
        <w:pStyle w:val="Untertitel"/>
      </w:pPr>
      <w:r>
        <w:t xml:space="preserve">Abbildung </w:t>
      </w:r>
      <w:r w:rsidR="009607F5">
        <w:t>2.10.2</w:t>
      </w:r>
      <w:r>
        <w:t xml:space="preserve">: </w:t>
      </w:r>
      <w:r w:rsidR="009607F5">
        <w:t xml:space="preserve">Simulation des Stromverlaufs der Spule im </w:t>
      </w:r>
      <w:proofErr w:type="spellStart"/>
      <w:r w:rsidR="009607F5">
        <w:t>nichtlückenden</w:t>
      </w:r>
      <w:proofErr w:type="spellEnd"/>
      <w:r w:rsidR="009607F5">
        <w:t xml:space="preserve"> Betrieb</w:t>
      </w:r>
    </w:p>
    <w:p w14:paraId="05508A25" w14:textId="77777777" w:rsidR="005623DF" w:rsidRDefault="005623DF">
      <w:pPr>
        <w:rPr>
          <w:rFonts w:cstheme="minorHAnsi"/>
        </w:rPr>
      </w:pPr>
    </w:p>
    <w:p w14:paraId="2CA8E20C" w14:textId="3060BD55" w:rsidR="00235C6A" w:rsidRDefault="00C65315">
      <w:pPr>
        <w:rPr>
          <w:rFonts w:cstheme="minorHAnsi"/>
        </w:rPr>
      </w:pPr>
      <w:proofErr w:type="spellStart"/>
      <w:r>
        <w:rPr>
          <w:rFonts w:cstheme="minorHAnsi"/>
        </w:rPr>
        <w:t>Lückender</w:t>
      </w:r>
      <w:proofErr w:type="spellEnd"/>
      <w:r>
        <w:rPr>
          <w:rFonts w:cstheme="minorHAnsi"/>
        </w:rPr>
        <w:t xml:space="preserve"> Betrieb: Der Strom, der durch die Spule fließt, fällt nach jedem Zyklus auf null.</w:t>
      </w:r>
      <w:r w:rsidR="00235C6A">
        <w:rPr>
          <w:rFonts w:cstheme="minorHAnsi"/>
        </w:rPr>
        <w:t xml:space="preserve"> Bei der Energiefreisetzung kommt die Lück-Phase ohne Strom durch die Spule. Die </w:t>
      </w:r>
      <w:r w:rsidR="00B76D0F">
        <w:rPr>
          <w:rFonts w:cstheme="minorHAnsi"/>
        </w:rPr>
        <w:t>angeschlossene</w:t>
      </w:r>
      <w:r w:rsidR="00235C6A">
        <w:rPr>
          <w:rFonts w:cstheme="minorHAnsi"/>
        </w:rPr>
        <w:t xml:space="preserve"> Last wird nur noch über den Kondensator versorgt. </w:t>
      </w:r>
    </w:p>
    <w:p w14:paraId="0A4C2BA4" w14:textId="2732EA2D" w:rsidR="005623DF" w:rsidRDefault="005623DF">
      <w:pPr>
        <w:rPr>
          <w:rFonts w:cstheme="minorHAnsi"/>
        </w:rPr>
      </w:pPr>
    </w:p>
    <w:p w14:paraId="674E91A5" w14:textId="15AC4186" w:rsidR="005623DF" w:rsidRDefault="005623DF">
      <w:pPr>
        <w:rPr>
          <w:rFonts w:cstheme="minorHAnsi"/>
        </w:rPr>
      </w:pPr>
      <w:r>
        <w:rPr>
          <w:noProof/>
        </w:rPr>
        <w:lastRenderedPageBreak/>
        <w:drawing>
          <wp:anchor distT="0" distB="0" distL="114300" distR="114300" simplePos="0" relativeHeight="251660288" behindDoc="0" locked="0" layoutInCell="1" allowOverlap="1" wp14:anchorId="4D565FF5" wp14:editId="592B5F9E">
            <wp:simplePos x="0" y="0"/>
            <wp:positionH relativeFrom="margin">
              <wp:align>left</wp:align>
            </wp:positionH>
            <wp:positionV relativeFrom="paragraph">
              <wp:posOffset>154305</wp:posOffset>
            </wp:positionV>
            <wp:extent cx="3641725" cy="143510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69" cy="1437419"/>
                    </a:xfrm>
                    <a:prstGeom prst="rect">
                      <a:avLst/>
                    </a:prstGeom>
                  </pic:spPr>
                </pic:pic>
              </a:graphicData>
            </a:graphic>
            <wp14:sizeRelH relativeFrom="margin">
              <wp14:pctWidth>0</wp14:pctWidth>
            </wp14:sizeRelH>
            <wp14:sizeRelV relativeFrom="margin">
              <wp14:pctHeight>0</wp14:pctHeight>
            </wp14:sizeRelV>
          </wp:anchor>
        </w:drawing>
      </w:r>
    </w:p>
    <w:p w14:paraId="02857E0F" w14:textId="4B9B9B74" w:rsidR="009607F5" w:rsidRDefault="009607F5" w:rsidP="009607F5">
      <w:pPr>
        <w:pStyle w:val="Untertitel"/>
      </w:pPr>
      <w:r>
        <w:t xml:space="preserve">Abbildung 2.10.2: Simulation des Stromverlaufs der Spule im </w:t>
      </w:r>
      <w:proofErr w:type="spellStart"/>
      <w:r>
        <w:t>lückenden</w:t>
      </w:r>
      <w:proofErr w:type="spellEnd"/>
      <w:r>
        <w:t xml:space="preserve"> Betrieb</w:t>
      </w:r>
    </w:p>
    <w:p w14:paraId="68D43B77" w14:textId="77777777" w:rsidR="005623DF" w:rsidRDefault="005623DF">
      <w:pPr>
        <w:rPr>
          <w:rFonts w:cstheme="minorHAnsi"/>
        </w:rPr>
      </w:pPr>
    </w:p>
    <w:p w14:paraId="41366D34" w14:textId="51335711" w:rsidR="00B76D0F" w:rsidRDefault="00235C6A">
      <w:pPr>
        <w:rPr>
          <w:rFonts w:cstheme="minorHAnsi"/>
        </w:rPr>
      </w:pPr>
      <w:r>
        <w:rPr>
          <w:rFonts w:cstheme="minorHAnsi"/>
        </w:rPr>
        <w:t xml:space="preserve">Die Veränderung auf </w:t>
      </w:r>
      <w:proofErr w:type="spellStart"/>
      <w:r>
        <w:rPr>
          <w:rFonts w:cstheme="minorHAnsi"/>
        </w:rPr>
        <w:t>lückenden</w:t>
      </w:r>
      <w:proofErr w:type="spellEnd"/>
      <w:r>
        <w:rPr>
          <w:rFonts w:cstheme="minorHAnsi"/>
        </w:rPr>
        <w:t xml:space="preserve"> auf </w:t>
      </w:r>
      <w:proofErr w:type="spellStart"/>
      <w:r>
        <w:rPr>
          <w:rFonts w:cstheme="minorHAnsi"/>
        </w:rPr>
        <w:t>nichtlückender</w:t>
      </w:r>
      <w:proofErr w:type="spellEnd"/>
      <w:r>
        <w:rPr>
          <w:rFonts w:cstheme="minorHAnsi"/>
        </w:rPr>
        <w:t xml:space="preserve"> oder </w:t>
      </w:r>
      <w:proofErr w:type="spellStart"/>
      <w:r>
        <w:rPr>
          <w:rFonts w:cstheme="minorHAnsi"/>
        </w:rPr>
        <w:t>nichtlückender</w:t>
      </w:r>
      <w:proofErr w:type="spellEnd"/>
      <w:r>
        <w:rPr>
          <w:rFonts w:cstheme="minorHAnsi"/>
        </w:rPr>
        <w:t xml:space="preserve"> und </w:t>
      </w:r>
      <w:proofErr w:type="spellStart"/>
      <w:r>
        <w:rPr>
          <w:rFonts w:cstheme="minorHAnsi"/>
        </w:rPr>
        <w:t>lückender</w:t>
      </w:r>
      <w:proofErr w:type="spellEnd"/>
      <w:r>
        <w:rPr>
          <w:rFonts w:cstheme="minorHAnsi"/>
        </w:rPr>
        <w:t xml:space="preserve"> Betrieb, hängt von der Induktivität, Eingangsspa</w:t>
      </w:r>
      <w:r w:rsidR="00291BC0">
        <w:rPr>
          <w:rFonts w:cstheme="minorHAnsi"/>
        </w:rPr>
        <w:t>n</w:t>
      </w:r>
      <w:r>
        <w:rPr>
          <w:rFonts w:cstheme="minorHAnsi"/>
        </w:rPr>
        <w:t xml:space="preserve">nung, Ausgangsspannung, Schalfrequenz und des Ausgangstromes ab. </w:t>
      </w:r>
      <w:r w:rsidR="00B76D0F">
        <w:rPr>
          <w:rFonts w:cstheme="minorHAnsi"/>
        </w:rPr>
        <w:t xml:space="preserve">Die Betriebsarten unterscheiden sich von der Steuerkennlinie (Abhängigkeit von der Ausgangsspannung zum </w:t>
      </w:r>
      <w:proofErr w:type="spellStart"/>
      <w:r w:rsidR="00B76D0F">
        <w:rPr>
          <w:rFonts w:cstheme="minorHAnsi"/>
        </w:rPr>
        <w:t>Tastgrad</w:t>
      </w:r>
      <w:proofErr w:type="spellEnd"/>
      <w:r w:rsidR="00B76D0F">
        <w:rPr>
          <w:rFonts w:cstheme="minorHAnsi"/>
        </w:rPr>
        <w:t>) und die Störstrahlung (EMV)</w:t>
      </w:r>
    </w:p>
    <w:p w14:paraId="38A4F00D" w14:textId="227F13B6" w:rsidR="00B76D0F" w:rsidRDefault="00B76D0F">
      <w:pPr>
        <w:rPr>
          <w:rFonts w:cstheme="minorHAnsi"/>
        </w:rPr>
      </w:pPr>
    </w:p>
    <w:p w14:paraId="0023ED43" w14:textId="5B163BAB" w:rsidR="00B76D0F" w:rsidRDefault="00F82E2C" w:rsidP="00C046AC">
      <w:pPr>
        <w:pStyle w:val="berschrift1"/>
      </w:pPr>
      <w:bookmarkStart w:id="43" w:name="_Toc98336030"/>
      <w:r>
        <w:t>2</w:t>
      </w:r>
      <w:r w:rsidR="00B76D0F">
        <w:t>.</w:t>
      </w:r>
      <w:r>
        <w:t>10.</w:t>
      </w:r>
      <w:r w:rsidR="00B76D0F">
        <w:t>3 Regelung und Steuerung</w:t>
      </w:r>
      <w:bookmarkEnd w:id="43"/>
    </w:p>
    <w:p w14:paraId="66CE5616" w14:textId="739A4888" w:rsidR="00B76D0F" w:rsidRDefault="00B76D0F">
      <w:pPr>
        <w:rPr>
          <w:rFonts w:cstheme="minorHAnsi"/>
        </w:rPr>
      </w:pPr>
    </w:p>
    <w:p w14:paraId="20346D46" w14:textId="25CEEE1F" w:rsidR="00B76D0F" w:rsidRDefault="00B76D0F">
      <w:pPr>
        <w:rPr>
          <w:rFonts w:cstheme="minorHAnsi"/>
        </w:rPr>
      </w:pPr>
      <w:r>
        <w:rPr>
          <w:rFonts w:cstheme="minorHAnsi"/>
        </w:rPr>
        <w:t xml:space="preserve">Es gibt verschieden Verfahren für die Regelung der Ausgangsspannung. In unserem Fall ist es die Pulsweitenmodulation im </w:t>
      </w:r>
      <w:proofErr w:type="spellStart"/>
      <w:r>
        <w:rPr>
          <w:rFonts w:cstheme="minorHAnsi"/>
        </w:rPr>
        <w:t>nichtlückenden</w:t>
      </w:r>
      <w:proofErr w:type="spellEnd"/>
      <w:r>
        <w:rPr>
          <w:rFonts w:cstheme="minorHAnsi"/>
        </w:rPr>
        <w:t xml:space="preserve"> Betrieb.</w:t>
      </w:r>
    </w:p>
    <w:p w14:paraId="34531B79" w14:textId="77777777" w:rsidR="00B76D0F" w:rsidRDefault="00B76D0F">
      <w:pPr>
        <w:rPr>
          <w:rFonts w:cstheme="minorHAnsi"/>
        </w:rPr>
      </w:pPr>
    </w:p>
    <w:p w14:paraId="00DD911B" w14:textId="48611ABB" w:rsidR="00B76D0F" w:rsidRDefault="00F82E2C" w:rsidP="00C046AC">
      <w:pPr>
        <w:pStyle w:val="berschrift1"/>
      </w:pPr>
      <w:bookmarkStart w:id="44" w:name="_Toc98336031"/>
      <w:r>
        <w:t>2.10.3.1</w:t>
      </w:r>
      <w:r w:rsidR="00B76D0F">
        <w:t xml:space="preserve"> Strom- und Spannungsverlauf</w:t>
      </w:r>
      <w:bookmarkEnd w:id="44"/>
      <w:r w:rsidR="00B76D0F">
        <w:t xml:space="preserve"> </w:t>
      </w:r>
    </w:p>
    <w:p w14:paraId="1103A463" w14:textId="53C626E1" w:rsidR="00C61968" w:rsidRDefault="00C61968">
      <w:pPr>
        <w:rPr>
          <w:rFonts w:cstheme="minorHAnsi"/>
        </w:rPr>
      </w:pPr>
    </w:p>
    <w:p w14:paraId="73CE796D" w14:textId="65585789" w:rsidR="00C61968" w:rsidRDefault="00C61968">
      <w:pPr>
        <w:rPr>
          <w:rFonts w:cstheme="minorHAnsi"/>
        </w:rPr>
      </w:pPr>
      <w:r>
        <w:rPr>
          <w:rFonts w:cstheme="minorHAnsi"/>
        </w:rPr>
        <w:t xml:space="preserve">Der Strom in der Spule pendelt mit einem Segelzahnverlauf um den Mittelwert. Dieser sinkt dabei nie auf </w:t>
      </w:r>
      <w:r w:rsidR="00D42572">
        <w:rPr>
          <w:rFonts w:cstheme="minorHAnsi"/>
        </w:rPr>
        <w:t>null</w:t>
      </w:r>
      <w:r>
        <w:rPr>
          <w:rFonts w:cstheme="minorHAnsi"/>
        </w:rPr>
        <w:t xml:space="preserve"> ab. Die Ausgangsspannung wird über den Zeitraum der Periodendauer als konstant angesehen. </w:t>
      </w:r>
    </w:p>
    <w:p w14:paraId="11A59888" w14:textId="18D95594" w:rsidR="00C61968" w:rsidRDefault="00C61968">
      <w:pPr>
        <w:rPr>
          <w:rFonts w:cstheme="minorHAnsi"/>
        </w:rPr>
      </w:pPr>
    </w:p>
    <w:p w14:paraId="64B4BCC5" w14:textId="34E08095" w:rsidR="00C61968" w:rsidRPr="00C61968" w:rsidRDefault="00C61968">
      <w:pPr>
        <w:rPr>
          <w:rFonts w:cstheme="minorHAnsi"/>
        </w:rPr>
      </w:pPr>
      <w:r>
        <w:rPr>
          <w:rFonts w:cstheme="minorHAnsi"/>
        </w:rPr>
        <w:t>Der Spule</w:t>
      </w:r>
      <w:r w:rsidR="000D58FB">
        <w:rPr>
          <w:rFonts w:cstheme="minorHAnsi"/>
        </w:rPr>
        <w:t>n</w:t>
      </w:r>
      <w:r>
        <w:rPr>
          <w:rFonts w:cstheme="minorHAnsi"/>
        </w:rPr>
        <w:t>strom beträgt</w:t>
      </w:r>
      <w:r w:rsidRPr="00335640">
        <w:rPr>
          <w:rFonts w:cstheme="minorHAnsi"/>
        </w:rPr>
        <w:t xml:space="preserve">: </w:t>
      </w:r>
      <m:oMath>
        <m:sSub>
          <m:sSubPr>
            <m:ctrlPr>
              <w:rPr>
                <w:rFonts w:ascii="Cambria Math" w:hAnsi="Cambria Math" w:cstheme="minorHAnsi"/>
                <w:b/>
                <w:bCs/>
                <w:i/>
              </w:rPr>
            </m:ctrlPr>
          </m:sSubPr>
          <m:e>
            <m:r>
              <m:rPr>
                <m:sty m:val="bi"/>
              </m:rPr>
              <w:rPr>
                <w:rFonts w:ascii="Cambria Math" w:hAnsi="Cambria Math" w:cstheme="minorHAnsi"/>
              </w:rPr>
              <m:t>i</m:t>
            </m:r>
          </m:e>
          <m:sub>
            <m:r>
              <m:rPr>
                <m:sty m:val="bi"/>
              </m:rPr>
              <w:rPr>
                <w:rFonts w:ascii="Cambria Math" w:hAnsi="Cambria Math" w:cstheme="minorHAnsi"/>
              </w:rPr>
              <m:t>L</m:t>
            </m:r>
          </m:sub>
        </m:sSub>
        <m:nary>
          <m:naryPr>
            <m:limLoc m:val="undOvr"/>
            <m:subHide m:val="1"/>
            <m:supHide m:val="1"/>
            <m:ctrlPr>
              <w:rPr>
                <w:rFonts w:ascii="Cambria Math" w:hAnsi="Cambria Math" w:cstheme="minorHAnsi"/>
                <w:b/>
                <w:bCs/>
                <w:i/>
              </w:rPr>
            </m:ctrlPr>
          </m:naryPr>
          <m:sub/>
          <m:sup/>
          <m:e>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L</m:t>
                </m:r>
              </m:sub>
            </m:sSub>
            <m:r>
              <m:rPr>
                <m:sty m:val="bi"/>
              </m:rPr>
              <w:rPr>
                <w:rFonts w:ascii="Cambria Math" w:hAnsi="Cambria Math" w:cstheme="minorHAnsi"/>
              </w:rPr>
              <m:t>dt</m:t>
            </m:r>
          </m:e>
        </m:nary>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I</m:t>
            </m:r>
          </m:e>
          <m:sub>
            <m:r>
              <m:rPr>
                <m:sty m:val="bi"/>
              </m:rPr>
              <w:rPr>
                <w:rFonts w:ascii="Cambria Math" w:hAnsi="Cambria Math" w:cstheme="minorHAnsi"/>
              </w:rPr>
              <m:t>0</m:t>
            </m:r>
          </m:sub>
        </m:sSub>
      </m:oMath>
    </w:p>
    <w:p w14:paraId="0D9A4D75" w14:textId="3B8FE95C" w:rsidR="00B76D0F" w:rsidRDefault="00B76D0F">
      <w:pPr>
        <w:rPr>
          <w:rFonts w:cstheme="minorHAnsi"/>
        </w:rPr>
      </w:pPr>
    </w:p>
    <w:p w14:paraId="6141EB2B" w14:textId="77777777" w:rsidR="00C61968" w:rsidRDefault="00C61968">
      <w:pPr>
        <w:rPr>
          <w:rFonts w:cstheme="minorHAnsi"/>
        </w:rPr>
      </w:pPr>
      <w:r>
        <w:rPr>
          <w:rFonts w:cstheme="minorHAnsi"/>
        </w:rPr>
        <w:t xml:space="preserve">Während der Einschaltphase wird die Spule geladen. Der Strom in der Spule steigt linear an. Die Spannung in der Spule beträgt während der Einschaltphase die Differenz von Eingangs- und Ausgangsspannung.  </w:t>
      </w:r>
    </w:p>
    <w:p w14:paraId="2D4662BA" w14:textId="77777777" w:rsidR="00C61968" w:rsidRDefault="00C61968">
      <w:pPr>
        <w:rPr>
          <w:rFonts w:cstheme="minorHAnsi"/>
        </w:rPr>
      </w:pPr>
    </w:p>
    <w:p w14:paraId="1B5F8BD6" w14:textId="3C8AAE1C" w:rsidR="00C61968" w:rsidRPr="00335640" w:rsidRDefault="001D1317">
      <w:pPr>
        <w:rPr>
          <w:rFonts w:eastAsiaTheme="minorEastAsia" w:cstheme="minorHAnsi"/>
          <w:b/>
          <w:bCs/>
        </w:rPr>
      </w:pPr>
      <m:oMathPara>
        <m:oMathParaPr>
          <m:jc m:val="left"/>
        </m:oMathParaP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L</m:t>
              </m:r>
            </m:sub>
          </m:sSub>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e</m:t>
              </m:r>
            </m:sub>
          </m:sSub>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a</m:t>
              </m:r>
            </m:sub>
          </m:sSub>
        </m:oMath>
      </m:oMathPara>
    </w:p>
    <w:p w14:paraId="2276D1CA" w14:textId="435AE7CF" w:rsidR="00C61968" w:rsidRDefault="00C61968">
      <w:pPr>
        <w:rPr>
          <w:rFonts w:eastAsiaTheme="minorEastAsia" w:cstheme="minorHAnsi"/>
        </w:rPr>
      </w:pPr>
    </w:p>
    <w:p w14:paraId="135A8D65" w14:textId="6E0CBAE1" w:rsidR="00DB1222" w:rsidRPr="00DB1222" w:rsidRDefault="00DB1222">
      <w:pPr>
        <w:rPr>
          <w:rFonts w:eastAsiaTheme="minorEastAsia" w:cstheme="minorHAnsi"/>
        </w:rPr>
      </w:pPr>
      <w:r>
        <w:rPr>
          <w:rFonts w:eastAsiaTheme="minorEastAsia" w:cstheme="minorHAnsi"/>
        </w:rPr>
        <w:t xml:space="preserve">In der Ausschaltphase beträgt die Spannung an der Spule: </w:t>
      </w:r>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U</m:t>
            </m:r>
          </m:e>
          <m:sub>
            <m:r>
              <m:rPr>
                <m:sty m:val="bi"/>
              </m:rPr>
              <w:rPr>
                <w:rFonts w:ascii="Cambria Math" w:eastAsiaTheme="minorEastAsia" w:hAnsi="Cambria Math" w:cstheme="minorHAnsi"/>
              </w:rPr>
              <m:t>L</m:t>
            </m:r>
          </m:sub>
        </m:sSub>
        <m:r>
          <m:rPr>
            <m:sty m:val="bi"/>
          </m:rPr>
          <w:rPr>
            <w:rFonts w:ascii="Cambria Math" w:eastAsiaTheme="minorEastAsia" w:hAnsi="Cambria Math" w:cstheme="minorHAnsi"/>
          </w:rPr>
          <m:t>= -</m:t>
        </m:r>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U</m:t>
            </m:r>
          </m:e>
          <m:sub>
            <m:r>
              <m:rPr>
                <m:sty m:val="bi"/>
              </m:rPr>
              <w:rPr>
                <w:rFonts w:ascii="Cambria Math" w:eastAsiaTheme="minorEastAsia" w:hAnsi="Cambria Math" w:cstheme="minorHAnsi"/>
              </w:rPr>
              <m:t>a</m:t>
            </m:r>
          </m:sub>
        </m:sSub>
      </m:oMath>
    </w:p>
    <w:p w14:paraId="009574B6" w14:textId="77777777" w:rsidR="00DB1222" w:rsidRDefault="00DB1222">
      <w:pPr>
        <w:rPr>
          <w:rFonts w:cstheme="minorHAnsi"/>
        </w:rPr>
      </w:pPr>
    </w:p>
    <w:p w14:paraId="012BAA6C" w14:textId="11E9BBF5" w:rsidR="00C65315" w:rsidRDefault="00DB1222">
      <w:pPr>
        <w:rPr>
          <w:rFonts w:cstheme="minorHAnsi"/>
        </w:rPr>
      </w:pPr>
      <w:r>
        <w:rPr>
          <w:rFonts w:cstheme="minorHAnsi"/>
        </w:rPr>
        <w:t>Der Vorgang wiederholt sich in Abhängigkeit von der Periodendauer. Der Gleichstromanteil der Spule (</w:t>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0</m:t>
            </m:r>
          </m:sub>
        </m:sSub>
      </m:oMath>
      <w:r>
        <w:rPr>
          <w:rFonts w:cstheme="minorHAnsi"/>
        </w:rPr>
        <w:t>)</w:t>
      </w:r>
      <w:r w:rsidR="00B76D0F">
        <w:rPr>
          <w:rFonts w:cstheme="minorHAnsi"/>
        </w:rPr>
        <w:t xml:space="preserve"> </w:t>
      </w:r>
      <w:r>
        <w:rPr>
          <w:rFonts w:cstheme="minorHAnsi"/>
        </w:rPr>
        <w:t xml:space="preserve">wird als </w:t>
      </w:r>
      <w:proofErr w:type="spellStart"/>
      <w:r>
        <w:rPr>
          <w:rFonts w:cstheme="minorHAnsi"/>
        </w:rPr>
        <w:t>Biasstrom</w:t>
      </w:r>
      <w:proofErr w:type="spellEnd"/>
      <w:r>
        <w:rPr>
          <w:rFonts w:cstheme="minorHAnsi"/>
        </w:rPr>
        <w:t xml:space="preserve"> bezeichnet und darf die Spule nicht sättigen.  Der Wechselstromanteil der Spule wird</w:t>
      </w:r>
      <w:r w:rsidR="00C65315">
        <w:rPr>
          <w:rFonts w:cstheme="minorHAnsi"/>
        </w:rPr>
        <w:t xml:space="preserve"> </w:t>
      </w:r>
      <w:r>
        <w:rPr>
          <w:rFonts w:cstheme="minorHAnsi"/>
        </w:rPr>
        <w:t xml:space="preserve">auch als Rippelstrom bezeichnet. </w:t>
      </w:r>
    </w:p>
    <w:p w14:paraId="4EDC5941" w14:textId="7658F5BE" w:rsidR="00DB1222" w:rsidRDefault="00DB1222">
      <w:pPr>
        <w:rPr>
          <w:rFonts w:cstheme="minorHAnsi"/>
        </w:rPr>
      </w:pPr>
    </w:p>
    <w:p w14:paraId="4DD85FC7" w14:textId="5AD14066" w:rsidR="00DB1222" w:rsidRDefault="00DB1222">
      <w:pPr>
        <w:rPr>
          <w:rFonts w:cstheme="minorHAnsi"/>
        </w:rPr>
      </w:pPr>
      <w:r>
        <w:rPr>
          <w:rFonts w:cstheme="minorHAnsi"/>
        </w:rPr>
        <w:t>Am Knotenpunkt vo</w:t>
      </w:r>
      <w:r w:rsidR="00B80441">
        <w:rPr>
          <w:rFonts w:cstheme="minorHAnsi"/>
        </w:rPr>
        <w:t>n</w:t>
      </w:r>
      <w:r>
        <w:rPr>
          <w:rFonts w:cstheme="minorHAnsi"/>
        </w:rPr>
        <w:t xml:space="preserve"> Schalter, Diode und Spule zeigen die Ergebnisse große Spannungssprünge auf. Dieser Knotenpunkt soll </w:t>
      </w:r>
      <w:r w:rsidR="00B80441">
        <w:rPr>
          <w:rFonts w:cstheme="minorHAnsi"/>
        </w:rPr>
        <w:t xml:space="preserve">im PCB-Layout möglichst kurz sein. </w:t>
      </w:r>
    </w:p>
    <w:p w14:paraId="28A06631" w14:textId="2C7D372D" w:rsidR="00B80441" w:rsidRDefault="00B80441">
      <w:pPr>
        <w:rPr>
          <w:rFonts w:cstheme="minorHAnsi"/>
        </w:rPr>
      </w:pPr>
    </w:p>
    <w:p w14:paraId="5ABA76DD" w14:textId="49B979DB" w:rsidR="00B80441" w:rsidRPr="00335640" w:rsidRDefault="00B80441" w:rsidP="00B80441">
      <w:pPr>
        <w:spacing w:line="240" w:lineRule="auto"/>
        <w:rPr>
          <w:rFonts w:eastAsiaTheme="minorEastAsia" w:cstheme="minorHAnsi"/>
          <w:b/>
          <w:bCs/>
        </w:rPr>
      </w:pPr>
      <w:r>
        <w:rPr>
          <w:rFonts w:cstheme="minorHAnsi"/>
        </w:rPr>
        <w:t xml:space="preserve">Der </w:t>
      </w:r>
      <w:proofErr w:type="spellStart"/>
      <w:r>
        <w:rPr>
          <w:rFonts w:cstheme="minorHAnsi"/>
        </w:rPr>
        <w:t>Tastgrad</w:t>
      </w:r>
      <w:proofErr w:type="spellEnd"/>
      <w:r>
        <w:rPr>
          <w:rFonts w:cstheme="minorHAnsi"/>
        </w:rPr>
        <w:t xml:space="preserve"> </w:t>
      </w:r>
      <w:r w:rsidRPr="00B80441">
        <w:rPr>
          <w:rFonts w:cstheme="minorHAnsi"/>
          <w:i/>
          <w:iCs/>
        </w:rPr>
        <w:t>d</w:t>
      </w:r>
      <w:r>
        <w:rPr>
          <w:rFonts w:cstheme="minorHAnsi"/>
        </w:rPr>
        <w:t xml:space="preserve">, wenn ungeformt, beträgt: </w:t>
      </w:r>
      <m:oMath>
        <m:r>
          <m:rPr>
            <m:sty m:val="bi"/>
          </m:rPr>
          <w:rPr>
            <w:rFonts w:ascii="Cambria Math" w:hAnsi="Cambria Math" w:cstheme="minorHAnsi"/>
          </w:rPr>
          <m:t xml:space="preserve">d= </m:t>
        </m:r>
        <m:f>
          <m:fPr>
            <m:ctrlPr>
              <w:rPr>
                <w:rFonts w:ascii="Cambria Math" w:hAnsi="Cambria Math" w:cstheme="minorHAnsi"/>
                <w:b/>
                <w:bCs/>
                <w:i/>
              </w:rPr>
            </m:ctrlPr>
          </m:fPr>
          <m:num>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A</m:t>
                </m:r>
              </m:sub>
            </m:sSub>
          </m:num>
          <m:den>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E</m:t>
                </m:r>
              </m:sub>
            </m:sSub>
          </m:den>
        </m:f>
      </m:oMath>
    </w:p>
    <w:p w14:paraId="7D31014E" w14:textId="17D8B452" w:rsidR="00B80441" w:rsidRDefault="00B80441" w:rsidP="00B80441">
      <w:pPr>
        <w:spacing w:line="240" w:lineRule="auto"/>
        <w:rPr>
          <w:rFonts w:eastAsiaTheme="minorEastAsia" w:cstheme="minorHAnsi"/>
        </w:rPr>
      </w:pPr>
    </w:p>
    <w:p w14:paraId="6F8A6C0D" w14:textId="4FAFB8EA" w:rsidR="001E6F93" w:rsidRDefault="00F82E2C" w:rsidP="00C046AC">
      <w:pPr>
        <w:pStyle w:val="berschrift1"/>
        <w:rPr>
          <w:rFonts w:eastAsiaTheme="minorEastAsia"/>
        </w:rPr>
      </w:pPr>
      <w:bookmarkStart w:id="45" w:name="_Toc98336032"/>
      <w:r>
        <w:rPr>
          <w:rFonts w:eastAsiaTheme="minorEastAsia"/>
        </w:rPr>
        <w:t>2.10.4</w:t>
      </w:r>
      <w:r w:rsidR="001E6F93">
        <w:rPr>
          <w:rFonts w:eastAsiaTheme="minorEastAsia"/>
        </w:rPr>
        <w:t xml:space="preserve"> Verlustleistung</w:t>
      </w:r>
      <w:bookmarkEnd w:id="45"/>
    </w:p>
    <w:p w14:paraId="72652BC8" w14:textId="2E4D820E" w:rsidR="001E6F93" w:rsidRDefault="001E6F93" w:rsidP="00B80441">
      <w:pPr>
        <w:spacing w:line="240" w:lineRule="auto"/>
        <w:rPr>
          <w:rFonts w:eastAsiaTheme="minorEastAsia" w:cstheme="minorHAnsi"/>
        </w:rPr>
      </w:pPr>
    </w:p>
    <w:p w14:paraId="6E832A3A" w14:textId="77D75ADB" w:rsidR="001E6F93" w:rsidRDefault="001E6F93" w:rsidP="001E6F93">
      <w:pPr>
        <w:spacing w:line="240" w:lineRule="auto"/>
        <w:rPr>
          <w:rFonts w:eastAsiaTheme="minorEastAsia" w:cstheme="minorHAnsi"/>
        </w:rPr>
      </w:pPr>
      <w:r w:rsidRPr="001E6F93">
        <w:rPr>
          <w:rFonts w:eastAsiaTheme="minorEastAsia" w:cstheme="minorHAnsi"/>
        </w:rPr>
        <w:t xml:space="preserve">Der reale </w:t>
      </w:r>
      <w:proofErr w:type="spellStart"/>
      <w:r w:rsidRPr="001E6F93">
        <w:rPr>
          <w:rFonts w:eastAsiaTheme="minorEastAsia" w:cstheme="minorHAnsi"/>
        </w:rPr>
        <w:t>Step</w:t>
      </w:r>
      <w:proofErr w:type="spellEnd"/>
      <w:r w:rsidRPr="001E6F93">
        <w:rPr>
          <w:rFonts w:eastAsiaTheme="minorEastAsia" w:cstheme="minorHAnsi"/>
        </w:rPr>
        <w:t xml:space="preserve">-down-Converter hat seine Verlustleistung in den integrierten Bauteilen. Diese Bauteile sind: </w:t>
      </w:r>
    </w:p>
    <w:p w14:paraId="1BC568DD" w14:textId="7F54AFF0" w:rsidR="001E6F93" w:rsidRDefault="001E6F93" w:rsidP="001E6F93">
      <w:pPr>
        <w:spacing w:line="240" w:lineRule="auto"/>
        <w:rPr>
          <w:rFonts w:eastAsiaTheme="minorEastAsia" w:cstheme="minorHAnsi"/>
        </w:rPr>
      </w:pPr>
    </w:p>
    <w:p w14:paraId="6EEE793B" w14:textId="4B22DF2B" w:rsidR="001E6F93" w:rsidRDefault="001E6F93" w:rsidP="001E6F93">
      <w:pPr>
        <w:pStyle w:val="Listenabsatz"/>
        <w:numPr>
          <w:ilvl w:val="0"/>
          <w:numId w:val="3"/>
        </w:numPr>
        <w:spacing w:line="240" w:lineRule="auto"/>
        <w:rPr>
          <w:rFonts w:eastAsiaTheme="minorEastAsia" w:cstheme="minorHAnsi"/>
        </w:rPr>
      </w:pPr>
      <w:r>
        <w:rPr>
          <w:rFonts w:eastAsiaTheme="minorEastAsia" w:cstheme="minorHAnsi"/>
        </w:rPr>
        <w:t>Schaltransistor – Spannungsabfall im eingeschalteten Zustand</w:t>
      </w:r>
      <w:r w:rsidR="00E20026">
        <w:rPr>
          <w:rFonts w:eastAsiaTheme="minorEastAsia" w:cstheme="minorHAnsi"/>
        </w:rPr>
        <w:t xml:space="preserve"> und Schaltverluste</w:t>
      </w:r>
    </w:p>
    <w:p w14:paraId="6282DC75" w14:textId="3555BCF8" w:rsidR="001E6F93" w:rsidRDefault="001E6F93" w:rsidP="001E6F93">
      <w:pPr>
        <w:pStyle w:val="Listenabsatz"/>
        <w:numPr>
          <w:ilvl w:val="0"/>
          <w:numId w:val="3"/>
        </w:numPr>
        <w:spacing w:line="240" w:lineRule="auto"/>
        <w:rPr>
          <w:rFonts w:eastAsiaTheme="minorEastAsia" w:cstheme="minorHAnsi"/>
        </w:rPr>
      </w:pPr>
      <w:r>
        <w:rPr>
          <w:rFonts w:eastAsiaTheme="minorEastAsia" w:cstheme="minorHAnsi"/>
        </w:rPr>
        <w:lastRenderedPageBreak/>
        <w:t xml:space="preserve">Spule </w:t>
      </w:r>
      <w:r w:rsidR="00E20026">
        <w:rPr>
          <w:rFonts w:eastAsiaTheme="minorEastAsia" w:cstheme="minorHAnsi"/>
        </w:rPr>
        <w:t>–</w:t>
      </w:r>
      <w:r>
        <w:rPr>
          <w:rFonts w:eastAsiaTheme="minorEastAsia" w:cstheme="minorHAnsi"/>
        </w:rPr>
        <w:t xml:space="preserve"> </w:t>
      </w:r>
      <w:r w:rsidR="00E20026">
        <w:rPr>
          <w:rFonts w:eastAsiaTheme="minorEastAsia" w:cstheme="minorHAnsi"/>
        </w:rPr>
        <w:t>ohmsche (Wicklungswiderstand) und magnetische (Kernmaterial) Verluste</w:t>
      </w:r>
    </w:p>
    <w:p w14:paraId="353F3735" w14:textId="3C8CFB34" w:rsidR="00335640" w:rsidRPr="00335640" w:rsidRDefault="00335640" w:rsidP="001E6F93">
      <w:pPr>
        <w:pStyle w:val="Listenabsatz"/>
        <w:numPr>
          <w:ilvl w:val="0"/>
          <w:numId w:val="3"/>
        </w:numPr>
        <w:spacing w:line="240" w:lineRule="auto"/>
        <w:rPr>
          <w:rFonts w:eastAsiaTheme="minorEastAsia" w:cstheme="minorHAnsi"/>
        </w:rPr>
      </w:pPr>
      <w:proofErr w:type="spellStart"/>
      <w:r w:rsidRPr="00335640">
        <w:rPr>
          <w:rFonts w:eastAsiaTheme="minorEastAsia" w:cstheme="minorHAnsi"/>
        </w:rPr>
        <w:t>Shottky</w:t>
      </w:r>
      <w:proofErr w:type="spellEnd"/>
      <w:r w:rsidRPr="00335640">
        <w:rPr>
          <w:rFonts w:eastAsiaTheme="minorEastAsia" w:cstheme="minorHAnsi"/>
        </w:rPr>
        <w:t>-Diode – Spannungsabfall von</w:t>
      </w:r>
      <w:r>
        <w:rPr>
          <w:rFonts w:eastAsiaTheme="minorEastAsia" w:cstheme="minorHAnsi"/>
        </w:rPr>
        <w:t xml:space="preserve"> </w:t>
      </w:r>
      <w:r w:rsidRPr="00335640">
        <w:rPr>
          <w:rFonts w:eastAsiaTheme="minorEastAsia" w:cstheme="minorHAnsi"/>
        </w:rPr>
        <w:t>(0,1-0,4V) und Schaltverluste</w:t>
      </w:r>
      <w:ins w:id="46" w:author="Christian Fuchsberger" w:date="2022-02-24T10:42:00Z">
        <w:r w:rsidRPr="00335640">
          <w:rPr>
            <w:rFonts w:eastAsiaTheme="minorEastAsia" w:cstheme="minorHAnsi"/>
          </w:rPr>
          <w:t xml:space="preserve"> </w:t>
        </w:r>
      </w:ins>
    </w:p>
    <w:p w14:paraId="7F26A959" w14:textId="338B6F69" w:rsidR="00E20026" w:rsidRPr="008C3E9C" w:rsidRDefault="00E20026" w:rsidP="00335640">
      <w:pPr>
        <w:pStyle w:val="Listenabsatz"/>
        <w:spacing w:line="240" w:lineRule="auto"/>
        <w:rPr>
          <w:rFonts w:eastAsiaTheme="minorEastAsia" w:cstheme="minorHAnsi"/>
          <w:highlight w:val="yellow"/>
          <w:rPrChange w:id="47" w:author="Christian Fuchsberger" w:date="2022-02-24T10:42:00Z">
            <w:rPr>
              <w:rFonts w:eastAsiaTheme="minorEastAsia" w:cstheme="minorHAnsi"/>
            </w:rPr>
          </w:rPrChange>
        </w:rPr>
      </w:pPr>
      <w:r w:rsidRPr="008C3E9C">
        <w:rPr>
          <w:rFonts w:eastAsiaTheme="minorEastAsia" w:cstheme="minorHAnsi"/>
          <w:highlight w:val="yellow"/>
          <w:rPrChange w:id="48" w:author="Christian Fuchsberger" w:date="2022-02-24T10:42:00Z">
            <w:rPr>
              <w:rFonts w:eastAsiaTheme="minorEastAsia" w:cstheme="minorHAnsi"/>
            </w:rPr>
          </w:rPrChange>
        </w:rPr>
        <w:t xml:space="preserve"> </w:t>
      </w:r>
    </w:p>
    <w:p w14:paraId="000A9DE9" w14:textId="2B56D8C7" w:rsidR="00E20026" w:rsidRDefault="00E20026" w:rsidP="00E20026">
      <w:pPr>
        <w:spacing w:line="240" w:lineRule="auto"/>
        <w:rPr>
          <w:rFonts w:eastAsiaTheme="minorEastAsia" w:cstheme="minorHAnsi"/>
        </w:rPr>
      </w:pPr>
    </w:p>
    <w:p w14:paraId="3DC7184B" w14:textId="0B59DE31" w:rsidR="00E20026" w:rsidRDefault="00F82E2C" w:rsidP="00C046AC">
      <w:pPr>
        <w:pStyle w:val="berschrift1"/>
        <w:rPr>
          <w:rFonts w:eastAsiaTheme="minorEastAsia"/>
        </w:rPr>
      </w:pPr>
      <w:bookmarkStart w:id="49" w:name="_Toc98336033"/>
      <w:r>
        <w:rPr>
          <w:rFonts w:eastAsiaTheme="minorEastAsia"/>
        </w:rPr>
        <w:t>2.10.5</w:t>
      </w:r>
      <w:r w:rsidR="00E20026">
        <w:rPr>
          <w:rFonts w:eastAsiaTheme="minorEastAsia"/>
        </w:rPr>
        <w:t xml:space="preserve"> Anwendungen</w:t>
      </w:r>
      <w:bookmarkEnd w:id="49"/>
    </w:p>
    <w:p w14:paraId="07A1AC3B" w14:textId="77777777" w:rsidR="00547683" w:rsidRDefault="00547683" w:rsidP="00E20026">
      <w:pPr>
        <w:spacing w:line="240" w:lineRule="auto"/>
        <w:rPr>
          <w:rFonts w:eastAsiaTheme="minorEastAsia" w:cstheme="minorHAnsi"/>
        </w:rPr>
      </w:pPr>
    </w:p>
    <w:p w14:paraId="7C22346C" w14:textId="30915C62" w:rsidR="00547683" w:rsidRDefault="00547683" w:rsidP="00E20026">
      <w:pPr>
        <w:spacing w:line="240" w:lineRule="auto"/>
        <w:rPr>
          <w:rFonts w:eastAsiaTheme="minorEastAsia" w:cstheme="minorHAnsi"/>
        </w:rPr>
      </w:pPr>
      <w:r>
        <w:rPr>
          <w:rFonts w:eastAsiaTheme="minorEastAsia" w:cstheme="minorHAnsi"/>
        </w:rPr>
        <w:t>DC-DC-Wandler haben eine geringere Verlustleistung haben als Spannungsregler. Der mittlere Eingangsstrom ist – im Gegensatz zu Längsreglern – geringer als der Ausgangsstrom.</w:t>
      </w:r>
      <w:r w:rsidR="0080796D">
        <w:rPr>
          <w:rFonts w:eastAsiaTheme="minorEastAsia" w:cstheme="minorHAnsi"/>
          <w:vertAlign w:val="superscript"/>
        </w:rPr>
        <w:t>?</w:t>
      </w:r>
    </w:p>
    <w:p w14:paraId="10FDB2AF" w14:textId="6FBCA356" w:rsidR="00547683" w:rsidRDefault="00547683" w:rsidP="00E20026">
      <w:pPr>
        <w:spacing w:line="240" w:lineRule="auto"/>
        <w:rPr>
          <w:rFonts w:eastAsiaTheme="minorEastAsia" w:cstheme="minorHAnsi"/>
        </w:rPr>
      </w:pPr>
    </w:p>
    <w:p w14:paraId="32D30A30" w14:textId="64DC9839" w:rsidR="00547683" w:rsidRPr="0080796D" w:rsidRDefault="00547683" w:rsidP="00E20026">
      <w:pPr>
        <w:spacing w:line="240" w:lineRule="auto"/>
        <w:rPr>
          <w:rFonts w:eastAsiaTheme="minorEastAsia" w:cstheme="minorHAnsi"/>
        </w:rPr>
      </w:pPr>
      <w:r>
        <w:rPr>
          <w:rFonts w:eastAsiaTheme="minorEastAsia" w:cstheme="minorHAnsi"/>
        </w:rPr>
        <w:t>Beispiele</w:t>
      </w:r>
      <w:r w:rsidR="0080796D">
        <w:rPr>
          <w:rFonts w:eastAsiaTheme="minorEastAsia" w:cstheme="minorHAnsi"/>
        </w:rPr>
        <w:t>:</w:t>
      </w:r>
    </w:p>
    <w:p w14:paraId="13191EF8" w14:textId="4836A4FE" w:rsidR="001E6F93" w:rsidRDefault="001E6F93" w:rsidP="00B80441">
      <w:pPr>
        <w:spacing w:line="240" w:lineRule="auto"/>
        <w:rPr>
          <w:rFonts w:cstheme="minorHAnsi"/>
        </w:rPr>
      </w:pPr>
    </w:p>
    <w:p w14:paraId="7364732C" w14:textId="240C1F41" w:rsidR="00547683" w:rsidRPr="00A16D42" w:rsidRDefault="00547683" w:rsidP="00A16D42">
      <w:pPr>
        <w:pStyle w:val="Listenabsatz"/>
        <w:numPr>
          <w:ilvl w:val="0"/>
          <w:numId w:val="4"/>
        </w:numPr>
        <w:spacing w:line="240" w:lineRule="auto"/>
        <w:rPr>
          <w:rFonts w:cstheme="minorHAnsi"/>
        </w:rPr>
      </w:pPr>
      <w:r w:rsidRPr="00A16D42">
        <w:rPr>
          <w:rFonts w:cstheme="minorHAnsi"/>
        </w:rPr>
        <w:t>Bereitstellen von kleineren Spannungen (z.B. 12V, 5V) aus Industriespannungen</w:t>
      </w:r>
      <w:r w:rsidR="00A16D42" w:rsidRPr="00A16D42">
        <w:rPr>
          <w:rFonts w:cstheme="minorHAnsi"/>
        </w:rPr>
        <w:t xml:space="preserve"> (z.B. 24V)</w:t>
      </w:r>
    </w:p>
    <w:p w14:paraId="0017D55D" w14:textId="5E501F0C" w:rsidR="00A16D42" w:rsidRDefault="00A16D42" w:rsidP="00A16D42">
      <w:pPr>
        <w:pStyle w:val="Listenabsatz"/>
        <w:numPr>
          <w:ilvl w:val="0"/>
          <w:numId w:val="4"/>
        </w:numPr>
        <w:spacing w:line="240" w:lineRule="auto"/>
        <w:rPr>
          <w:rFonts w:cstheme="minorHAnsi"/>
        </w:rPr>
      </w:pPr>
      <w:r w:rsidRPr="00A16D42">
        <w:rPr>
          <w:rFonts w:cstheme="minorHAnsi"/>
        </w:rPr>
        <w:t>Bereitstellen der Prozessorversorgung</w:t>
      </w:r>
    </w:p>
    <w:p w14:paraId="42C3EFF1" w14:textId="3153F3D6" w:rsidR="00A16D42" w:rsidRDefault="00A16D42" w:rsidP="00A16D42">
      <w:pPr>
        <w:pStyle w:val="Listenabsatz"/>
        <w:numPr>
          <w:ilvl w:val="0"/>
          <w:numId w:val="4"/>
        </w:numPr>
        <w:spacing w:line="240" w:lineRule="auto"/>
        <w:rPr>
          <w:rFonts w:cstheme="minorHAnsi"/>
        </w:rPr>
      </w:pPr>
      <w:r>
        <w:rPr>
          <w:rFonts w:cstheme="minorHAnsi"/>
        </w:rPr>
        <w:t>Ladegeräte für Akkumulatoren (Sekundärbatterie)</w:t>
      </w:r>
    </w:p>
    <w:p w14:paraId="4A5E4A55" w14:textId="1FC868E0" w:rsidR="00A16D42" w:rsidRDefault="00A16D42" w:rsidP="00A16D42">
      <w:pPr>
        <w:pStyle w:val="Listenabsatz"/>
        <w:numPr>
          <w:ilvl w:val="0"/>
          <w:numId w:val="4"/>
        </w:numPr>
        <w:spacing w:line="240" w:lineRule="auto"/>
        <w:rPr>
          <w:rFonts w:cstheme="minorHAnsi"/>
        </w:rPr>
      </w:pPr>
      <w:r>
        <w:rPr>
          <w:rFonts w:cstheme="minorHAnsi"/>
        </w:rPr>
        <w:t>Stromquelle für Halbleiterlaser</w:t>
      </w:r>
    </w:p>
    <w:p w14:paraId="666C0FD9" w14:textId="653D0FFE" w:rsidR="00A16D42" w:rsidRDefault="00A16D42" w:rsidP="00A16D42">
      <w:pPr>
        <w:pStyle w:val="Listenabsatz"/>
        <w:numPr>
          <w:ilvl w:val="0"/>
          <w:numId w:val="4"/>
        </w:numPr>
        <w:spacing w:line="240" w:lineRule="auto"/>
        <w:rPr>
          <w:rFonts w:cstheme="minorHAnsi"/>
        </w:rPr>
      </w:pPr>
      <w:r>
        <w:rPr>
          <w:rFonts w:cstheme="minorHAnsi"/>
        </w:rPr>
        <w:t>Drehzahlregelung bei Gleichstrommotoren</w:t>
      </w:r>
    </w:p>
    <w:p w14:paraId="729B7D2E" w14:textId="77477D45" w:rsidR="00A16D42" w:rsidRDefault="00A16D42" w:rsidP="00A16D42">
      <w:pPr>
        <w:pStyle w:val="Listenabsatz"/>
        <w:numPr>
          <w:ilvl w:val="0"/>
          <w:numId w:val="4"/>
        </w:numPr>
        <w:spacing w:line="240" w:lineRule="auto"/>
        <w:rPr>
          <w:rFonts w:cstheme="minorHAnsi"/>
        </w:rPr>
      </w:pPr>
      <w:r>
        <w:rPr>
          <w:rFonts w:cstheme="minorHAnsi"/>
        </w:rPr>
        <w:t xml:space="preserve">Regelung von </w:t>
      </w:r>
      <w:proofErr w:type="spellStart"/>
      <w:r>
        <w:rPr>
          <w:rFonts w:cstheme="minorHAnsi"/>
        </w:rPr>
        <w:t>Peltierelementen</w:t>
      </w:r>
      <w:proofErr w:type="spellEnd"/>
      <w:r>
        <w:rPr>
          <w:rFonts w:cstheme="minorHAnsi"/>
        </w:rPr>
        <w:t xml:space="preserve"> (elektrothermischer Wandler)</w:t>
      </w:r>
    </w:p>
    <w:p w14:paraId="0C9DC42B" w14:textId="28292D28" w:rsidR="00A16D42" w:rsidRDefault="00A16D42" w:rsidP="00A16D42">
      <w:pPr>
        <w:pStyle w:val="Listenabsatz"/>
        <w:numPr>
          <w:ilvl w:val="0"/>
          <w:numId w:val="4"/>
        </w:numPr>
        <w:spacing w:line="240" w:lineRule="auto"/>
        <w:rPr>
          <w:rFonts w:cstheme="minorHAnsi"/>
        </w:rPr>
      </w:pPr>
      <w:r>
        <w:rPr>
          <w:rFonts w:cstheme="minorHAnsi"/>
        </w:rPr>
        <w:t>LED-Stromquellen</w:t>
      </w:r>
    </w:p>
    <w:p w14:paraId="5FC19716" w14:textId="066A0AB8" w:rsidR="00131598" w:rsidRDefault="00131598" w:rsidP="00131598">
      <w:pPr>
        <w:spacing w:line="240" w:lineRule="auto"/>
        <w:rPr>
          <w:rFonts w:cstheme="minorHAnsi"/>
        </w:rPr>
      </w:pPr>
    </w:p>
    <w:p w14:paraId="179FB700" w14:textId="653C3CDC" w:rsidR="007F7DC3" w:rsidRDefault="007F7DC3" w:rsidP="007F7DC3"/>
    <w:p w14:paraId="52F7B729" w14:textId="77777777" w:rsidR="007F7DC3" w:rsidRPr="007F7DC3" w:rsidRDefault="007F7DC3" w:rsidP="007F7DC3"/>
    <w:p w14:paraId="141F5A11" w14:textId="77777777" w:rsidR="007F7DC3" w:rsidRDefault="007F7DC3" w:rsidP="00131598">
      <w:pPr>
        <w:spacing w:line="240" w:lineRule="auto"/>
        <w:rPr>
          <w:rFonts w:cstheme="minorHAnsi"/>
        </w:rPr>
      </w:pPr>
    </w:p>
    <w:p w14:paraId="1D7DD4F6" w14:textId="2CF5FCFE" w:rsidR="00131598" w:rsidRDefault="00131598" w:rsidP="00131598">
      <w:pPr>
        <w:pStyle w:val="berschrift1"/>
      </w:pPr>
      <w:r>
        <w:t xml:space="preserve">2.17 Library </w:t>
      </w:r>
      <w:proofErr w:type="spellStart"/>
      <w:r>
        <w:t>Loader</w:t>
      </w:r>
      <w:proofErr w:type="spellEnd"/>
    </w:p>
    <w:p w14:paraId="73F7591D" w14:textId="73229A41" w:rsidR="00131598" w:rsidRDefault="00131598" w:rsidP="00131598">
      <w:pPr>
        <w:spacing w:line="240" w:lineRule="auto"/>
        <w:rPr>
          <w:rFonts w:cstheme="minorHAnsi"/>
        </w:rPr>
      </w:pPr>
    </w:p>
    <w:p w14:paraId="11849F09" w14:textId="3329AFEF" w:rsidR="00131598" w:rsidRPr="00131598" w:rsidRDefault="00C47509" w:rsidP="00131598">
      <w:pPr>
        <w:spacing w:line="240" w:lineRule="auto"/>
        <w:rPr>
          <w:rFonts w:cstheme="minorHAnsi"/>
        </w:rPr>
      </w:pPr>
      <w:r>
        <w:rPr>
          <w:rFonts w:cstheme="minorHAnsi"/>
        </w:rPr>
        <w:t xml:space="preserve">Der Library </w:t>
      </w:r>
      <w:proofErr w:type="spellStart"/>
      <w:r>
        <w:rPr>
          <w:rFonts w:cstheme="minorHAnsi"/>
        </w:rPr>
        <w:t>Loader</w:t>
      </w:r>
      <w:proofErr w:type="spellEnd"/>
      <w:r>
        <w:rPr>
          <w:rFonts w:cstheme="minorHAnsi"/>
        </w:rPr>
        <w:t xml:space="preserve"> ist eine Applikation die Symbole und </w:t>
      </w:r>
      <w:proofErr w:type="spellStart"/>
      <w:r>
        <w:rPr>
          <w:rFonts w:cstheme="minorHAnsi"/>
        </w:rPr>
        <w:t>Footprints</w:t>
      </w:r>
      <w:proofErr w:type="spellEnd"/>
      <w:r>
        <w:rPr>
          <w:rFonts w:cstheme="minorHAnsi"/>
        </w:rPr>
        <w:t xml:space="preserve"> aus der Datenbank von PCB Part Libraries auf das Format der Software konvertiert. Die Symbole und </w:t>
      </w:r>
      <w:proofErr w:type="spellStart"/>
      <w:r>
        <w:rPr>
          <w:rFonts w:cstheme="minorHAnsi"/>
        </w:rPr>
        <w:t>Footprints</w:t>
      </w:r>
      <w:proofErr w:type="spellEnd"/>
      <w:r>
        <w:rPr>
          <w:rFonts w:cstheme="minorHAnsi"/>
        </w:rPr>
        <w:t xml:space="preserve"> werden automatisch in der erstellten Bibliothek von der Applikation geladen. Die Bibliothek </w:t>
      </w:r>
      <w:r w:rsidR="00476E7C">
        <w:rPr>
          <w:rFonts w:cstheme="minorHAnsi"/>
        </w:rPr>
        <w:t xml:space="preserve">muss in </w:t>
      </w:r>
      <w:proofErr w:type="spellStart"/>
      <w:r w:rsidR="00476E7C">
        <w:rPr>
          <w:rFonts w:cstheme="minorHAnsi"/>
        </w:rPr>
        <w:t>KiCad</w:t>
      </w:r>
      <w:proofErr w:type="spellEnd"/>
      <w:r w:rsidR="00476E7C">
        <w:rPr>
          <w:rFonts w:cstheme="minorHAnsi"/>
        </w:rPr>
        <w:t xml:space="preserve"> eingebunden werden, um diese dann zu verwenden. Diese Applikation wurde genutzt, um nicht vorhandene Symbole und </w:t>
      </w:r>
      <w:proofErr w:type="spellStart"/>
      <w:r w:rsidR="00476E7C">
        <w:rPr>
          <w:rFonts w:cstheme="minorHAnsi"/>
        </w:rPr>
        <w:t>Footprints</w:t>
      </w:r>
      <w:proofErr w:type="spellEnd"/>
      <w:r w:rsidR="00476E7C">
        <w:rPr>
          <w:rFonts w:cstheme="minorHAnsi"/>
        </w:rPr>
        <w:t xml:space="preserve"> von </w:t>
      </w:r>
      <w:proofErr w:type="spellStart"/>
      <w:r w:rsidR="00476E7C">
        <w:rPr>
          <w:rFonts w:cstheme="minorHAnsi"/>
        </w:rPr>
        <w:t>KiCad</w:t>
      </w:r>
      <w:proofErr w:type="spellEnd"/>
      <w:r w:rsidR="00476E7C">
        <w:rPr>
          <w:rFonts w:cstheme="minorHAnsi"/>
        </w:rPr>
        <w:t xml:space="preserve"> einzufügen.</w:t>
      </w:r>
      <w:r w:rsidR="00E462E9">
        <w:rPr>
          <w:rFonts w:cstheme="minorHAnsi"/>
        </w:rPr>
        <w:t xml:space="preserve"> Die Einbindung von selbsterstellten Bausteinen wäre zeitintensiver und anfälliger für Fehler.</w:t>
      </w:r>
      <w:r w:rsidR="00476E7C">
        <w:rPr>
          <w:rFonts w:cstheme="minorHAnsi"/>
        </w:rPr>
        <w:t xml:space="preserve"> Im Punkt Entwicklerboard werden mehrere</w:t>
      </w:r>
      <w:r w:rsidR="00E462E9">
        <w:rPr>
          <w:rFonts w:cstheme="minorHAnsi"/>
        </w:rPr>
        <w:t xml:space="preserve"> Beispiele angeführt</w:t>
      </w:r>
      <w:r w:rsidR="00476E7C">
        <w:rPr>
          <w:rFonts w:cstheme="minorHAnsi"/>
        </w:rPr>
        <w:t xml:space="preserve">. </w:t>
      </w:r>
    </w:p>
    <w:p w14:paraId="73D3B3CE" w14:textId="0BAC6913" w:rsidR="00076C5F" w:rsidRDefault="00076C5F" w:rsidP="00076C5F">
      <w:pPr>
        <w:spacing w:line="240" w:lineRule="auto"/>
        <w:rPr>
          <w:rFonts w:cstheme="minorHAnsi"/>
        </w:rPr>
      </w:pPr>
    </w:p>
    <w:p w14:paraId="7047C455" w14:textId="0C43E732" w:rsidR="00076C5F" w:rsidRDefault="00076C5F" w:rsidP="00076C5F">
      <w:pPr>
        <w:spacing w:line="240" w:lineRule="auto"/>
        <w:rPr>
          <w:rFonts w:cstheme="minorHAnsi"/>
        </w:rPr>
      </w:pPr>
    </w:p>
    <w:p w14:paraId="24091573" w14:textId="217E8225" w:rsidR="00076C5F" w:rsidRDefault="00741048" w:rsidP="00D42572">
      <w:pPr>
        <w:pStyle w:val="berschrift1"/>
      </w:pPr>
      <w:r>
        <w:t xml:space="preserve">2.18 Fliegender Aufbau – </w:t>
      </w:r>
      <w:proofErr w:type="spellStart"/>
      <w:r>
        <w:t>Step</w:t>
      </w:r>
      <w:proofErr w:type="spellEnd"/>
      <w:r>
        <w:t xml:space="preserve"> down</w:t>
      </w:r>
      <w:r w:rsidR="00EE76CA">
        <w:t xml:space="preserve"> (3.3V und 5V)</w:t>
      </w:r>
    </w:p>
    <w:p w14:paraId="618B3425" w14:textId="345C52CC" w:rsidR="00741048" w:rsidRDefault="00741048" w:rsidP="00076C5F">
      <w:pPr>
        <w:spacing w:line="240" w:lineRule="auto"/>
        <w:rPr>
          <w:rFonts w:cstheme="minorHAnsi"/>
        </w:rPr>
      </w:pPr>
    </w:p>
    <w:p w14:paraId="54E13067" w14:textId="0D5398D7" w:rsidR="00741048" w:rsidRDefault="00741048" w:rsidP="00076C5F">
      <w:pPr>
        <w:spacing w:line="240" w:lineRule="auto"/>
        <w:rPr>
          <w:rFonts w:cstheme="minorHAnsi"/>
        </w:rPr>
      </w:pPr>
      <w:r>
        <w:rPr>
          <w:rFonts w:cstheme="minorHAnsi"/>
        </w:rPr>
        <w:t xml:space="preserve">Der fliegende Aufbau der </w:t>
      </w:r>
      <w:proofErr w:type="spellStart"/>
      <w:r>
        <w:rPr>
          <w:rFonts w:cstheme="minorHAnsi"/>
        </w:rPr>
        <w:t>Step</w:t>
      </w:r>
      <w:proofErr w:type="spellEnd"/>
      <w:r>
        <w:rPr>
          <w:rFonts w:cstheme="minorHAnsi"/>
        </w:rPr>
        <w:t xml:space="preserve"> down Schaltung</w:t>
      </w:r>
      <w:r w:rsidR="00E85806">
        <w:rPr>
          <w:rFonts w:cstheme="minorHAnsi"/>
        </w:rPr>
        <w:t>en</w:t>
      </w:r>
      <w:r>
        <w:rPr>
          <w:rFonts w:cstheme="minorHAnsi"/>
        </w:rPr>
        <w:t xml:space="preserve"> bedeutet, dass nur der DC-DC Wandler </w:t>
      </w:r>
      <w:r w:rsidR="002D4AAF">
        <w:rPr>
          <w:rFonts w:cstheme="minorHAnsi"/>
        </w:rPr>
        <w:t xml:space="preserve">mit den zugefügten Komponenten aufgebaut wurde. Für den Aufbau wurde in </w:t>
      </w:r>
      <w:proofErr w:type="spellStart"/>
      <w:r w:rsidR="002D4AAF">
        <w:rPr>
          <w:rFonts w:cstheme="minorHAnsi"/>
        </w:rPr>
        <w:t>Kicad</w:t>
      </w:r>
      <w:proofErr w:type="spellEnd"/>
      <w:r w:rsidR="002D4AAF">
        <w:rPr>
          <w:rFonts w:cstheme="minorHAnsi"/>
        </w:rPr>
        <w:t xml:space="preserve"> ein Schaltplan erstellt. Die Dimensionierung der Spulen, Kondensatoren und Widerstände wurde</w:t>
      </w:r>
      <w:r w:rsidR="00303A74">
        <w:rPr>
          <w:rFonts w:cstheme="minorHAnsi"/>
        </w:rPr>
        <w:t>n</w:t>
      </w:r>
      <w:r w:rsidR="002D4AAF">
        <w:rPr>
          <w:rFonts w:cstheme="minorHAnsi"/>
        </w:rPr>
        <w:t xml:space="preserve"> durch das Datenblatt</w:t>
      </w:r>
      <w:r w:rsidR="00303A74">
        <w:rPr>
          <w:rFonts w:cstheme="minorHAnsi"/>
        </w:rPr>
        <w:t xml:space="preserve"> des DC-DC-Wandlers</w:t>
      </w:r>
      <w:r w:rsidR="002D4AAF">
        <w:rPr>
          <w:rFonts w:cstheme="minorHAnsi"/>
        </w:rPr>
        <w:t xml:space="preserve"> (TPS54331) ermittelt. </w:t>
      </w:r>
      <w:r w:rsidR="00FC6B1B">
        <w:rPr>
          <w:rFonts w:cstheme="minorHAnsi"/>
        </w:rPr>
        <w:t xml:space="preserve">Die Simulation wurde in </w:t>
      </w:r>
      <w:proofErr w:type="spellStart"/>
      <w:r w:rsidR="00FC6B1B">
        <w:rPr>
          <w:rFonts w:cstheme="minorHAnsi"/>
        </w:rPr>
        <w:t>LTSpice</w:t>
      </w:r>
      <w:proofErr w:type="spellEnd"/>
      <w:r w:rsidR="00FC6B1B">
        <w:rPr>
          <w:rFonts w:cstheme="minorHAnsi"/>
        </w:rPr>
        <w:t xml:space="preserve"> gemacht, um zu kontrollieren, </w:t>
      </w:r>
      <w:r w:rsidR="00303A74">
        <w:rPr>
          <w:rFonts w:cstheme="minorHAnsi"/>
        </w:rPr>
        <w:t>ob</w:t>
      </w:r>
      <w:r w:rsidR="00FC6B1B">
        <w:rPr>
          <w:rFonts w:cstheme="minorHAnsi"/>
        </w:rPr>
        <w:t xml:space="preserve"> auch das gewünschte Ergebnis rauskommt. </w:t>
      </w:r>
      <w:r w:rsidR="002D4AAF">
        <w:rPr>
          <w:rFonts w:cstheme="minorHAnsi"/>
        </w:rPr>
        <w:t xml:space="preserve">Die Bauteile wurden zum Teil in der Werkstätte rausgesucht und die fehlenden auf RS-Components bestellt. Die Bauteile waren alle </w:t>
      </w:r>
      <w:proofErr w:type="spellStart"/>
      <w:r w:rsidR="002D4AAF">
        <w:rPr>
          <w:rFonts w:cstheme="minorHAnsi"/>
        </w:rPr>
        <w:t>through</w:t>
      </w:r>
      <w:proofErr w:type="spellEnd"/>
      <w:r w:rsidR="00FC6B1B">
        <w:rPr>
          <w:rFonts w:cstheme="minorHAnsi"/>
        </w:rPr>
        <w:t>-</w:t>
      </w:r>
      <w:r w:rsidR="002D4AAF">
        <w:rPr>
          <w:rFonts w:cstheme="minorHAnsi"/>
        </w:rPr>
        <w:t xml:space="preserve">hole </w:t>
      </w:r>
      <w:r w:rsidR="00FC6B1B">
        <w:rPr>
          <w:rFonts w:cstheme="minorHAnsi"/>
        </w:rPr>
        <w:t>Bauteile bis auf den DC-DC-</w:t>
      </w:r>
      <w:r w:rsidR="0089423B">
        <w:rPr>
          <w:rFonts w:cstheme="minorHAnsi"/>
        </w:rPr>
        <w:t>Wandler (</w:t>
      </w:r>
      <w:r w:rsidR="00FC6B1B">
        <w:rPr>
          <w:rFonts w:cstheme="minorHAnsi"/>
        </w:rPr>
        <w:t xml:space="preserve">SMD). Dementsprechend wurden für fehlende </w:t>
      </w:r>
      <w:proofErr w:type="spellStart"/>
      <w:r w:rsidR="00FC6B1B">
        <w:rPr>
          <w:rFonts w:cstheme="minorHAnsi"/>
        </w:rPr>
        <w:t>Footprints</w:t>
      </w:r>
      <w:proofErr w:type="spellEnd"/>
      <w:r w:rsidR="00FC6B1B">
        <w:rPr>
          <w:rFonts w:cstheme="minorHAnsi"/>
        </w:rPr>
        <w:t xml:space="preserve"> Maße genommen. Die Maße waren </w:t>
      </w:r>
      <w:r w:rsidR="0089423B">
        <w:rPr>
          <w:rFonts w:cstheme="minorHAnsi"/>
        </w:rPr>
        <w:t>ausschlaggebend</w:t>
      </w:r>
      <w:r w:rsidR="00FC6B1B">
        <w:rPr>
          <w:rFonts w:cstheme="minorHAnsi"/>
        </w:rPr>
        <w:t xml:space="preserve"> für die </w:t>
      </w:r>
      <w:r w:rsidR="0089423B">
        <w:rPr>
          <w:rFonts w:cstheme="minorHAnsi"/>
        </w:rPr>
        <w:t xml:space="preserve">Abstände, Bohrlöcher, </w:t>
      </w:r>
      <w:proofErr w:type="spellStart"/>
      <w:r w:rsidR="0089423B">
        <w:rPr>
          <w:rFonts w:cstheme="minorHAnsi"/>
        </w:rPr>
        <w:t>Lötpad</w:t>
      </w:r>
      <w:proofErr w:type="spellEnd"/>
      <w:r w:rsidR="0089423B">
        <w:rPr>
          <w:rFonts w:cstheme="minorHAnsi"/>
        </w:rPr>
        <w:t xml:space="preserve"> und die Größe des Prints. Die Inbetriebnahme erfolgte sowohl mit und ohne Last. Die Messungen wurden dementsprechend mit und ohne Last</w:t>
      </w:r>
      <w:r w:rsidR="00E85806">
        <w:rPr>
          <w:rFonts w:cstheme="minorHAnsi"/>
        </w:rPr>
        <w:t xml:space="preserve"> durchgeführt. </w:t>
      </w:r>
    </w:p>
    <w:p w14:paraId="5B1B29F3" w14:textId="3C2531CF" w:rsidR="00EE76CA" w:rsidRDefault="00EE76CA" w:rsidP="00076C5F">
      <w:pPr>
        <w:spacing w:line="240" w:lineRule="auto"/>
        <w:rPr>
          <w:rFonts w:cstheme="minorHAnsi"/>
        </w:rPr>
      </w:pPr>
    </w:p>
    <w:p w14:paraId="79F4A691" w14:textId="315147B8" w:rsidR="00EE76CA" w:rsidRDefault="00EE76CA" w:rsidP="00500330">
      <w:pPr>
        <w:pStyle w:val="berschrift1"/>
      </w:pPr>
      <w:bookmarkStart w:id="50" w:name="_Toc98336034"/>
      <w:r>
        <w:lastRenderedPageBreak/>
        <w:t>2.18.1 Layout</w:t>
      </w:r>
      <w:bookmarkEnd w:id="50"/>
    </w:p>
    <w:p w14:paraId="0E5D0EBB" w14:textId="16391FA2" w:rsidR="00EE76CA" w:rsidRDefault="00AF03C3" w:rsidP="00076C5F">
      <w:pPr>
        <w:spacing w:line="240" w:lineRule="auto"/>
        <w:rPr>
          <w:rFonts w:cstheme="minorHAnsi"/>
        </w:rPr>
      </w:pPr>
      <w:r>
        <w:rPr>
          <w:noProof/>
        </w:rPr>
        <w:drawing>
          <wp:anchor distT="0" distB="0" distL="114300" distR="114300" simplePos="0" relativeHeight="251670528" behindDoc="0" locked="0" layoutInCell="1" allowOverlap="1" wp14:anchorId="5E024849" wp14:editId="287F4FC3">
            <wp:simplePos x="0" y="0"/>
            <wp:positionH relativeFrom="margin">
              <wp:align>left</wp:align>
            </wp:positionH>
            <wp:positionV relativeFrom="paragraph">
              <wp:posOffset>217391</wp:posOffset>
            </wp:positionV>
            <wp:extent cx="5495925" cy="2057400"/>
            <wp:effectExtent l="0" t="0" r="9525"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925" cy="2057400"/>
                    </a:xfrm>
                    <a:prstGeom prst="rect">
                      <a:avLst/>
                    </a:prstGeom>
                  </pic:spPr>
                </pic:pic>
              </a:graphicData>
            </a:graphic>
          </wp:anchor>
        </w:drawing>
      </w:r>
    </w:p>
    <w:p w14:paraId="718A17E4" w14:textId="30813CAC" w:rsidR="00EE76CA" w:rsidRDefault="00EE76CA" w:rsidP="00AF03C3">
      <w:pPr>
        <w:pStyle w:val="Untertitel"/>
      </w:pPr>
      <w:r>
        <w:t>Abb. 2.18.1 Typische Anwendungsschaltung für den DC-DC-Wandler (TPS54331)</w:t>
      </w:r>
      <w:r w:rsidR="00AF03C3">
        <w:t>. In diesem Beispiel mit einer Ausgangsspannung von 3.3V und einen max. Ausgangsstrom von 3A.</w:t>
      </w:r>
    </w:p>
    <w:p w14:paraId="6901680D" w14:textId="7601A531" w:rsidR="00AF03C3" w:rsidRDefault="00AF03C3" w:rsidP="00AF03C3"/>
    <w:p w14:paraId="4F653835" w14:textId="7258BC7C" w:rsidR="00F11749" w:rsidRDefault="00AF03C3" w:rsidP="00AF03C3">
      <w:r>
        <w:t xml:space="preserve">In der Abb. ist zu sehen, dass die eigentliche </w:t>
      </w:r>
      <w:proofErr w:type="spellStart"/>
      <w:r>
        <w:t>Step</w:t>
      </w:r>
      <w:proofErr w:type="spellEnd"/>
      <w:r>
        <w:t xml:space="preserve"> Down Schaltung nicht intern vom IC erledigt wird, sondern externe Komponenten dazu geschaltet werden m</w:t>
      </w:r>
      <w:r w:rsidR="00091ED6">
        <w:t>üssen</w:t>
      </w:r>
      <w:r>
        <w:t xml:space="preserve">. Die Widerstände R5 und R6 bilden einen Spannungsteiler, der durch das Verändern der Widerstandswerte </w:t>
      </w:r>
      <w:r w:rsidR="00110D10">
        <w:t xml:space="preserve">eine größere oder kleinere Spannung erzeugt. </w:t>
      </w:r>
      <w:r w:rsidR="00F11749">
        <w:t>Genauere Informationen über die Pin-Funktionen und Beschreibung des Bausteins siehe 2.9 TPS54331 DC-DC-Wandler.</w:t>
      </w:r>
    </w:p>
    <w:p w14:paraId="5143E1C6" w14:textId="44972AD2" w:rsidR="00500330" w:rsidRDefault="00500330" w:rsidP="00AF03C3"/>
    <w:p w14:paraId="178EE587" w14:textId="7652A403" w:rsidR="00500330" w:rsidRDefault="009225F2" w:rsidP="00AF03C3">
      <w:r>
        <w:rPr>
          <w:noProof/>
        </w:rPr>
        <w:drawing>
          <wp:anchor distT="0" distB="0" distL="114300" distR="114300" simplePos="0" relativeHeight="251723776" behindDoc="0" locked="0" layoutInCell="1" allowOverlap="1" wp14:anchorId="15CBDD71" wp14:editId="54F0DB5C">
            <wp:simplePos x="0" y="0"/>
            <wp:positionH relativeFrom="column">
              <wp:posOffset>0</wp:posOffset>
            </wp:positionH>
            <wp:positionV relativeFrom="paragraph">
              <wp:posOffset>152400</wp:posOffset>
            </wp:positionV>
            <wp:extent cx="5760720" cy="1598930"/>
            <wp:effectExtent l="0" t="0" r="0" b="127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98930"/>
                    </a:xfrm>
                    <a:prstGeom prst="rect">
                      <a:avLst/>
                    </a:prstGeom>
                  </pic:spPr>
                </pic:pic>
              </a:graphicData>
            </a:graphic>
          </wp:anchor>
        </w:drawing>
      </w:r>
    </w:p>
    <w:p w14:paraId="08F9A8E3" w14:textId="6EB080E3" w:rsidR="00091ED6" w:rsidRDefault="00500330" w:rsidP="009225F2">
      <w:pPr>
        <w:pStyle w:val="Untertitel"/>
      </w:pPr>
      <w:r>
        <w:t xml:space="preserve">Abb. </w:t>
      </w:r>
      <w:r w:rsidR="00054E9C">
        <w:t>1</w:t>
      </w:r>
      <w:r>
        <w:t xml:space="preserve"> Schaltplan </w:t>
      </w:r>
      <w:r w:rsidR="00054E9C">
        <w:t>des DC-DC-Wandlers</w:t>
      </w:r>
      <w:r>
        <w:t xml:space="preserve"> (3,3V)</w:t>
      </w:r>
    </w:p>
    <w:p w14:paraId="60A8E3B4" w14:textId="4A345C96" w:rsidR="00500330" w:rsidRDefault="00500330" w:rsidP="00AF03C3"/>
    <w:p w14:paraId="55D0CB6B" w14:textId="3DF024A9" w:rsidR="00500330" w:rsidRDefault="00054E9C" w:rsidP="00AF03C3">
      <w:r>
        <w:rPr>
          <w:noProof/>
        </w:rPr>
        <w:drawing>
          <wp:anchor distT="0" distB="0" distL="114300" distR="114300" simplePos="0" relativeHeight="251721728" behindDoc="0" locked="0" layoutInCell="1" allowOverlap="1" wp14:anchorId="40BB3D0A" wp14:editId="6A2173B5">
            <wp:simplePos x="0" y="0"/>
            <wp:positionH relativeFrom="column">
              <wp:posOffset>0</wp:posOffset>
            </wp:positionH>
            <wp:positionV relativeFrom="paragraph">
              <wp:posOffset>152400</wp:posOffset>
            </wp:positionV>
            <wp:extent cx="5760720" cy="158877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588770"/>
                    </a:xfrm>
                    <a:prstGeom prst="rect">
                      <a:avLst/>
                    </a:prstGeom>
                  </pic:spPr>
                </pic:pic>
              </a:graphicData>
            </a:graphic>
          </wp:anchor>
        </w:drawing>
      </w:r>
    </w:p>
    <w:p w14:paraId="7C072DAF" w14:textId="47220249" w:rsidR="00500330" w:rsidRDefault="00500330" w:rsidP="009225F2">
      <w:pPr>
        <w:pStyle w:val="Untertitel"/>
      </w:pPr>
      <w:r>
        <w:t xml:space="preserve">Abb. </w:t>
      </w:r>
      <w:r w:rsidR="00054E9C">
        <w:t>2 Schaltplan des DC-DC-Wandlers (5V)</w:t>
      </w:r>
    </w:p>
    <w:p w14:paraId="396AAD2C" w14:textId="05A178F6" w:rsidR="00054E9C" w:rsidRDefault="009225F2" w:rsidP="00AF03C3">
      <w:r>
        <w:t xml:space="preserve">In den beiden Schaltplänen unterscheidet sich das Design nur durch die </w:t>
      </w:r>
      <w:r w:rsidR="00AB35AC">
        <w:t xml:space="preserve">Referenzen, </w:t>
      </w:r>
      <w:r>
        <w:t>Induktivität</w:t>
      </w:r>
      <w:r w:rsidR="00700C96">
        <w:t>swerte</w:t>
      </w:r>
      <w:r>
        <w:t xml:space="preserve"> und </w:t>
      </w:r>
      <w:r w:rsidR="00AB35AC">
        <w:t>verschiedene Widerstandswerte</w:t>
      </w:r>
      <w:r>
        <w:t>. Das Design des ICs (TPS54331) wurde selbst erstellt, da es keinen Schaltplan</w:t>
      </w:r>
      <w:r w:rsidR="003F54E2">
        <w:t xml:space="preserve"> </w:t>
      </w:r>
      <w:r w:rsidR="00AB35AC">
        <w:t>von diesem Bauteil</w:t>
      </w:r>
      <w:r>
        <w:t xml:space="preserve"> </w:t>
      </w:r>
      <w:r w:rsidR="003F54E2">
        <w:t xml:space="preserve">in der globalen Bibliothek gibt. </w:t>
      </w:r>
      <w:r w:rsidR="00700C96">
        <w:t>Aufgebaut wurde dieser, wie ihm Datenblatt vom TPS54331.</w:t>
      </w:r>
    </w:p>
    <w:p w14:paraId="0AFDF694" w14:textId="77777777" w:rsidR="00500330" w:rsidRDefault="00500330" w:rsidP="00AF03C3"/>
    <w:p w14:paraId="1EF8D6E1" w14:textId="3A708DD5" w:rsidR="00091ED6" w:rsidRDefault="00091ED6" w:rsidP="00A42A08">
      <w:pPr>
        <w:pStyle w:val="berschrift1"/>
      </w:pPr>
      <w:r>
        <w:lastRenderedPageBreak/>
        <w:t>2.18.2 Dimensionierung</w:t>
      </w:r>
    </w:p>
    <w:p w14:paraId="601B46B1" w14:textId="77777777" w:rsidR="00F11749" w:rsidRDefault="00F11749" w:rsidP="00AF03C3"/>
    <w:p w14:paraId="6B7FB842" w14:textId="3CF7256E" w:rsidR="00110D10" w:rsidRDefault="00E73394" w:rsidP="00AF03C3">
      <w:r>
        <w:t xml:space="preserve">Die Design Voraussetzungen müssen vor </w:t>
      </w:r>
      <w:r w:rsidR="00F11749">
        <w:t>dem Erstellen</w:t>
      </w:r>
      <w:r>
        <w:t xml:space="preserve"> des Layouts beschrieben werden. Diese sind im </w:t>
      </w:r>
      <w:r w:rsidRPr="00F11749">
        <w:rPr>
          <w:b/>
          <w:bCs/>
        </w:rPr>
        <w:t>Bereich</w:t>
      </w:r>
      <w:r>
        <w:t xml:space="preserve"> </w:t>
      </w:r>
      <w:r w:rsidR="00F11749">
        <w:t xml:space="preserve">in der </w:t>
      </w:r>
      <w:r>
        <w:t xml:space="preserve">sich die </w:t>
      </w:r>
      <w:r w:rsidRPr="00F11749">
        <w:rPr>
          <w:b/>
          <w:bCs/>
        </w:rPr>
        <w:t>Eingangsspannung</w:t>
      </w:r>
      <w:r>
        <w:t xml:space="preserve"> befinden sollte und welche </w:t>
      </w:r>
      <w:r w:rsidRPr="00F11749">
        <w:rPr>
          <w:b/>
          <w:bCs/>
        </w:rPr>
        <w:t>Ausgangsspannung</w:t>
      </w:r>
      <w:r>
        <w:t xml:space="preserve"> erreicht werden sollte. </w:t>
      </w:r>
      <w:r w:rsidR="00F11749">
        <w:t xml:space="preserve">Die </w:t>
      </w:r>
      <w:r w:rsidR="00F11749" w:rsidRPr="00F11749">
        <w:rPr>
          <w:b/>
          <w:bCs/>
        </w:rPr>
        <w:t>Brummspannung</w:t>
      </w:r>
      <w:r w:rsidR="00F11749">
        <w:t xml:space="preserve"> am </w:t>
      </w:r>
      <w:r w:rsidR="00F11749" w:rsidRPr="00F11749">
        <w:rPr>
          <w:b/>
          <w:bCs/>
        </w:rPr>
        <w:t>Eingang</w:t>
      </w:r>
      <w:r w:rsidR="00F11749">
        <w:t xml:space="preserve"> und am </w:t>
      </w:r>
      <w:r w:rsidR="00F11749" w:rsidRPr="00F11749">
        <w:rPr>
          <w:b/>
          <w:bCs/>
        </w:rPr>
        <w:t>Ausgang</w:t>
      </w:r>
      <w:r w:rsidR="00F11749">
        <w:t xml:space="preserve">. Sowie, der </w:t>
      </w:r>
      <w:r w:rsidR="00F11749" w:rsidRPr="00F11749">
        <w:rPr>
          <w:b/>
          <w:bCs/>
        </w:rPr>
        <w:t>Ausgangsstrom</w:t>
      </w:r>
      <w:r w:rsidR="00F11749">
        <w:t xml:space="preserve"> und die schon </w:t>
      </w:r>
      <w:r w:rsidR="00F11749" w:rsidRPr="00F11749">
        <w:rPr>
          <w:b/>
          <w:bCs/>
        </w:rPr>
        <w:t>vorgegebene Frequenz</w:t>
      </w:r>
      <w:r w:rsidR="00F11749">
        <w:t xml:space="preserve"> mit der gearbeitet wird.</w:t>
      </w:r>
      <w:r>
        <w:t xml:space="preserve"> </w:t>
      </w:r>
      <w:r w:rsidR="0086767C">
        <w:t>In der Dimensionierung wird sich auf die Referenzen in der Abbildung bezogen.</w:t>
      </w:r>
      <w:r w:rsidR="00637C63">
        <w:t xml:space="preserve"> </w:t>
      </w:r>
      <w:r w:rsidR="009B084D">
        <w:t xml:space="preserve">Die </w:t>
      </w:r>
      <w:r w:rsidR="009B084D" w:rsidRPr="009B084D">
        <w:rPr>
          <w:b/>
          <w:bCs/>
        </w:rPr>
        <w:t>geschätzte Verlustleistung</w:t>
      </w:r>
      <w:r w:rsidR="009B084D">
        <w:t xml:space="preserve"> wird ebenfalls in diesem Punkt berechnet. </w:t>
      </w:r>
      <w:r w:rsidR="00637C63">
        <w:t xml:space="preserve">Einige </w:t>
      </w:r>
      <w:r w:rsidR="00637C63" w:rsidRPr="009B084D">
        <w:rPr>
          <w:b/>
          <w:bCs/>
        </w:rPr>
        <w:t>Werte für die Bauteile sollten vom Hersteller verwendet werden</w:t>
      </w:r>
      <w:r w:rsidR="00637C63">
        <w:t xml:space="preserve">, um ein erfolgreiches Design zu erstellen. </w:t>
      </w:r>
    </w:p>
    <w:p w14:paraId="5B4F3540" w14:textId="77777777" w:rsidR="0086767C" w:rsidRDefault="0086767C" w:rsidP="00AF03C3"/>
    <w:p w14:paraId="12830BC6" w14:textId="6C3001A5" w:rsidR="00091ED6" w:rsidRDefault="00091ED6" w:rsidP="00A42A08">
      <w:pPr>
        <w:pStyle w:val="berschrift1"/>
      </w:pPr>
      <w:r>
        <w:t>2.18.2.1 Einstellung der Ausgangsspannung</w:t>
      </w:r>
    </w:p>
    <w:p w14:paraId="08BC09A9" w14:textId="30CB4F78" w:rsidR="00091ED6" w:rsidRDefault="00091ED6" w:rsidP="00AF03C3"/>
    <w:p w14:paraId="02B4757B" w14:textId="2BF4E9F5" w:rsidR="00091ED6" w:rsidRDefault="00637C63" w:rsidP="00AF03C3">
      <w:r>
        <w:rPr>
          <w:noProof/>
        </w:rPr>
        <w:drawing>
          <wp:anchor distT="0" distB="0" distL="114300" distR="114300" simplePos="0" relativeHeight="251672576" behindDoc="0" locked="0" layoutInCell="1" allowOverlap="1" wp14:anchorId="511F9C96" wp14:editId="6DC0352B">
            <wp:simplePos x="0" y="0"/>
            <wp:positionH relativeFrom="margin">
              <wp:align>left</wp:align>
            </wp:positionH>
            <wp:positionV relativeFrom="paragraph">
              <wp:posOffset>561947</wp:posOffset>
            </wp:positionV>
            <wp:extent cx="1162050" cy="657225"/>
            <wp:effectExtent l="0" t="0" r="0" b="9525"/>
            <wp:wrapTopAndBottom/>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8"/>
                    <a:stretch>
                      <a:fillRect/>
                    </a:stretch>
                  </pic:blipFill>
                  <pic:spPr>
                    <a:xfrm>
                      <a:off x="0" y="0"/>
                      <a:ext cx="1162050" cy="657225"/>
                    </a:xfrm>
                    <a:prstGeom prst="rect">
                      <a:avLst/>
                    </a:prstGeom>
                  </pic:spPr>
                </pic:pic>
              </a:graphicData>
            </a:graphic>
          </wp:anchor>
        </w:drawing>
      </w:r>
      <w:r w:rsidR="00091ED6">
        <w:t>Für die Einstellung der Ausgangsspannung ist der Spannungssteiler</w:t>
      </w:r>
      <w:r>
        <w:t xml:space="preserve"> </w:t>
      </w:r>
      <w:r w:rsidR="0086767C">
        <w:t>(R5 und R6)</w:t>
      </w:r>
      <w:r w:rsidR="00091ED6">
        <w:t xml:space="preserve"> der </w:t>
      </w:r>
      <w:r w:rsidR="0086767C">
        <w:t>Schaltung notwendig. Sowie, die Referenz-(</w:t>
      </w:r>
      <w:proofErr w:type="spellStart"/>
      <w:r w:rsidR="0086767C">
        <w:t>V</w:t>
      </w:r>
      <w:r w:rsidR="0086767C">
        <w:rPr>
          <w:vertAlign w:val="subscript"/>
        </w:rPr>
        <w:t>ref</w:t>
      </w:r>
      <w:proofErr w:type="spellEnd"/>
      <w:r w:rsidR="0086767C">
        <w:t>) und die Ausgangsspannung</w:t>
      </w:r>
      <w:r>
        <w:t xml:space="preserve"> </w:t>
      </w:r>
      <w:r w:rsidR="0086767C">
        <w:t>(</w:t>
      </w:r>
      <w:proofErr w:type="spellStart"/>
      <w:r w:rsidR="0086767C">
        <w:t>V</w:t>
      </w:r>
      <w:r w:rsidR="0086767C">
        <w:rPr>
          <w:vertAlign w:val="subscript"/>
        </w:rPr>
        <w:t>out</w:t>
      </w:r>
      <w:proofErr w:type="spellEnd"/>
      <w:r w:rsidR="0086767C">
        <w:t xml:space="preserve">) für die Bestimmung der Widerstandswerte. </w:t>
      </w:r>
    </w:p>
    <w:p w14:paraId="17BFAB28" w14:textId="01C4924F" w:rsidR="00637C63" w:rsidRDefault="00637C63" w:rsidP="00AF03C3"/>
    <w:p w14:paraId="4EDE4583" w14:textId="46D53E53" w:rsidR="006E4BA7" w:rsidRDefault="00637C63" w:rsidP="00AF03C3">
      <w:r>
        <w:t>Für den Widerstand R5 sollten, laut Hersteller, ungefähr 10k</w:t>
      </w:r>
      <w:r>
        <w:rPr>
          <w:rFonts w:cstheme="minorHAnsi"/>
        </w:rPr>
        <w:t>Ω</w:t>
      </w:r>
      <w:r>
        <w:t xml:space="preserve"> genommen werden. Falls dieser Widerstand</w:t>
      </w:r>
      <w:r w:rsidR="00DF48E9">
        <w:t>swert größer oder kleiner gewählt wird, muss mit einer kleinen Abweichung gerechnet werden. Benötigt wird eine 5V und eine 3,3V Ausgangsspannung</w:t>
      </w:r>
      <w:r w:rsidR="006E4BA7">
        <w:t>.</w:t>
      </w:r>
    </w:p>
    <w:p w14:paraId="7DC4D6BB" w14:textId="036EC94F" w:rsidR="006E4BA7" w:rsidRDefault="006E4BA7" w:rsidP="00AF03C3"/>
    <w:p w14:paraId="4C2D9B76" w14:textId="6CE27D3C" w:rsidR="006E4BA7" w:rsidRPr="00D42572" w:rsidRDefault="006E4BA7" w:rsidP="00AF03C3">
      <w:pPr>
        <w:rPr>
          <w:b/>
          <w:bCs/>
        </w:rPr>
      </w:pPr>
      <w:r w:rsidRPr="00D42572">
        <w:rPr>
          <w:b/>
          <w:bCs/>
          <w:noProof/>
        </w:rPr>
        <w:drawing>
          <wp:anchor distT="0" distB="0" distL="114300" distR="114300" simplePos="0" relativeHeight="251674624" behindDoc="0" locked="0" layoutInCell="1" allowOverlap="1" wp14:anchorId="7EA314D1" wp14:editId="472D9CE7">
            <wp:simplePos x="0" y="0"/>
            <wp:positionH relativeFrom="margin">
              <wp:align>left</wp:align>
            </wp:positionH>
            <wp:positionV relativeFrom="paragraph">
              <wp:posOffset>267639</wp:posOffset>
            </wp:positionV>
            <wp:extent cx="1772920" cy="979805"/>
            <wp:effectExtent l="0" t="0" r="0" b="0"/>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9"/>
                    <a:stretch>
                      <a:fillRect/>
                    </a:stretch>
                  </pic:blipFill>
                  <pic:spPr>
                    <a:xfrm>
                      <a:off x="0" y="0"/>
                      <a:ext cx="1772920" cy="979805"/>
                    </a:xfrm>
                    <a:prstGeom prst="rect">
                      <a:avLst/>
                    </a:prstGeom>
                  </pic:spPr>
                </pic:pic>
              </a:graphicData>
            </a:graphic>
            <wp14:sizeRelH relativeFrom="margin">
              <wp14:pctWidth>0</wp14:pctWidth>
            </wp14:sizeRelH>
            <wp14:sizeRelV relativeFrom="margin">
              <wp14:pctHeight>0</wp14:pctHeight>
            </wp14:sizeRelV>
          </wp:anchor>
        </w:drawing>
      </w:r>
      <w:r w:rsidRPr="00D42572">
        <w:rPr>
          <w:b/>
          <w:bCs/>
        </w:rPr>
        <w:t>Für 3,3V Ausgangsspannung</w:t>
      </w:r>
      <w:r w:rsidR="004C7006" w:rsidRPr="00D42572">
        <w:rPr>
          <w:b/>
          <w:bCs/>
        </w:rPr>
        <w:t>, 0,9A maximaler Ausgangsstrom</w:t>
      </w:r>
      <w:r w:rsidRPr="00D42572">
        <w:rPr>
          <w:b/>
          <w:bCs/>
        </w:rPr>
        <w:t xml:space="preserve"> gilt:</w:t>
      </w:r>
    </w:p>
    <w:p w14:paraId="7998A0B7" w14:textId="23FCBCFA" w:rsidR="006E4BA7" w:rsidRDefault="006E4BA7" w:rsidP="00AF03C3"/>
    <w:p w14:paraId="2715FAB7" w14:textId="42F1920D" w:rsidR="00065B85" w:rsidRDefault="00065B85" w:rsidP="00AF03C3">
      <w:r>
        <w:t xml:space="preserve">Der gewählte Widerstand für R5 </w:t>
      </w:r>
      <w:r w:rsidR="00F72A0B">
        <w:t>beträgt</w:t>
      </w:r>
      <w:r>
        <w:t xml:space="preserve"> 10k</w:t>
      </w:r>
      <w:r>
        <w:rPr>
          <w:rFonts w:cstheme="minorHAnsi"/>
        </w:rPr>
        <w:t>Ω</w:t>
      </w:r>
    </w:p>
    <w:p w14:paraId="5D42B5D7" w14:textId="3D548E35" w:rsidR="00065B85" w:rsidRDefault="00065B85" w:rsidP="00AF03C3">
      <w:pPr>
        <w:rPr>
          <w:rFonts w:cstheme="minorHAnsi"/>
        </w:rPr>
      </w:pPr>
      <w:r>
        <w:t xml:space="preserve">Der gewählte Widerstand für R6 </w:t>
      </w:r>
      <w:r w:rsidR="00F72A0B">
        <w:t>beträgt</w:t>
      </w:r>
      <w:r>
        <w:t xml:space="preserve"> 3,24k</w:t>
      </w:r>
      <w:r>
        <w:rPr>
          <w:rFonts w:cstheme="minorHAnsi"/>
        </w:rPr>
        <w:t>Ω.</w:t>
      </w:r>
    </w:p>
    <w:p w14:paraId="6FE0582D" w14:textId="07267FA6" w:rsidR="00CD792B" w:rsidRDefault="0003618B" w:rsidP="00AF03C3">
      <w:pPr>
        <w:rPr>
          <w:rFonts w:cstheme="minorHAnsi"/>
        </w:rPr>
      </w:pPr>
      <w:r>
        <w:rPr>
          <w:noProof/>
        </w:rPr>
        <w:drawing>
          <wp:anchor distT="0" distB="0" distL="114300" distR="114300" simplePos="0" relativeHeight="251680768" behindDoc="0" locked="0" layoutInCell="1" allowOverlap="1" wp14:anchorId="3C9E0A44" wp14:editId="6AFBA82B">
            <wp:simplePos x="0" y="0"/>
            <wp:positionH relativeFrom="margin">
              <wp:align>left</wp:align>
            </wp:positionH>
            <wp:positionV relativeFrom="paragraph">
              <wp:posOffset>233293</wp:posOffset>
            </wp:positionV>
            <wp:extent cx="2620645" cy="937895"/>
            <wp:effectExtent l="0" t="0" r="825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0"/>
                    <a:stretch>
                      <a:fillRect/>
                    </a:stretch>
                  </pic:blipFill>
                  <pic:spPr>
                    <a:xfrm>
                      <a:off x="0" y="0"/>
                      <a:ext cx="2620645" cy="93789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Die Probe für die Ausgangsspannung beträgt:</w:t>
      </w:r>
    </w:p>
    <w:p w14:paraId="52BE7BE6" w14:textId="4CA593DE" w:rsidR="0003618B" w:rsidRDefault="0003618B" w:rsidP="00AF03C3">
      <w:pPr>
        <w:rPr>
          <w:rFonts w:cstheme="minorHAnsi"/>
        </w:rPr>
      </w:pPr>
    </w:p>
    <w:p w14:paraId="62B7E5EF" w14:textId="72BDA655" w:rsidR="0003618B" w:rsidRDefault="0003618B" w:rsidP="00AF03C3">
      <w:pPr>
        <w:rPr>
          <w:rFonts w:cstheme="minorHAnsi"/>
        </w:rPr>
      </w:pPr>
    </w:p>
    <w:p w14:paraId="0FE62322" w14:textId="0CA396C9" w:rsidR="00CD792B" w:rsidRDefault="00CD792B" w:rsidP="00AF03C3"/>
    <w:p w14:paraId="305F10D8" w14:textId="77777777" w:rsidR="00065B85" w:rsidRDefault="00065B85" w:rsidP="00AF03C3"/>
    <w:p w14:paraId="7FAE8913" w14:textId="72747F9E" w:rsidR="006E4BA7" w:rsidRPr="00D42572" w:rsidRDefault="006E4BA7" w:rsidP="00AF03C3">
      <w:pPr>
        <w:rPr>
          <w:b/>
          <w:bCs/>
        </w:rPr>
      </w:pPr>
      <w:r w:rsidRPr="00D42572">
        <w:rPr>
          <w:b/>
          <w:bCs/>
          <w:noProof/>
        </w:rPr>
        <w:drawing>
          <wp:anchor distT="0" distB="0" distL="114300" distR="114300" simplePos="0" relativeHeight="251676672" behindDoc="0" locked="0" layoutInCell="1" allowOverlap="1" wp14:anchorId="4B868427" wp14:editId="09A47298">
            <wp:simplePos x="0" y="0"/>
            <wp:positionH relativeFrom="margin">
              <wp:align>left</wp:align>
            </wp:positionH>
            <wp:positionV relativeFrom="paragraph">
              <wp:posOffset>267639</wp:posOffset>
            </wp:positionV>
            <wp:extent cx="4039235" cy="74295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235" cy="742950"/>
                    </a:xfrm>
                    <a:prstGeom prst="rect">
                      <a:avLst/>
                    </a:prstGeom>
                  </pic:spPr>
                </pic:pic>
              </a:graphicData>
            </a:graphic>
            <wp14:sizeRelH relativeFrom="margin">
              <wp14:pctWidth>0</wp14:pctWidth>
            </wp14:sizeRelH>
            <wp14:sizeRelV relativeFrom="margin">
              <wp14:pctHeight>0</wp14:pctHeight>
            </wp14:sizeRelV>
          </wp:anchor>
        </w:drawing>
      </w:r>
      <w:r w:rsidRPr="00D42572">
        <w:rPr>
          <w:b/>
          <w:bCs/>
        </w:rPr>
        <w:t>Für 5V Ausgangsspannung</w:t>
      </w:r>
      <w:r w:rsidR="004C7006" w:rsidRPr="00D42572">
        <w:rPr>
          <w:b/>
          <w:bCs/>
        </w:rPr>
        <w:t>, 3A maximaler Ausgangsstrom</w:t>
      </w:r>
      <w:r w:rsidRPr="00D42572">
        <w:rPr>
          <w:b/>
          <w:bCs/>
        </w:rPr>
        <w:t xml:space="preserve"> gilt: </w:t>
      </w:r>
    </w:p>
    <w:p w14:paraId="4634377C" w14:textId="44D4B990" w:rsidR="006E4BA7" w:rsidRDefault="006E4BA7" w:rsidP="00AF03C3"/>
    <w:p w14:paraId="0201A17F" w14:textId="7274EEA9" w:rsidR="00065B85" w:rsidRDefault="00065B85" w:rsidP="00065B85">
      <w:r>
        <w:t xml:space="preserve">Der gewählte Widerstand für R5 </w:t>
      </w:r>
      <w:r w:rsidR="00F72A0B">
        <w:t>beträgt</w:t>
      </w:r>
      <w:r>
        <w:t xml:space="preserve"> 10k</w:t>
      </w:r>
      <w:r>
        <w:rPr>
          <w:rFonts w:cstheme="minorHAnsi"/>
        </w:rPr>
        <w:t>Ω</w:t>
      </w:r>
    </w:p>
    <w:p w14:paraId="54122070" w14:textId="7ADC47CD" w:rsidR="006E4BA7" w:rsidRDefault="00065B85" w:rsidP="00065B85">
      <w:pPr>
        <w:rPr>
          <w:rFonts w:cstheme="minorHAnsi"/>
        </w:rPr>
      </w:pPr>
      <w:r>
        <w:t xml:space="preserve">Der gewählte Widerstand für R6 </w:t>
      </w:r>
      <w:r w:rsidR="00F72A0B">
        <w:t>beträgt</w:t>
      </w:r>
      <w:r>
        <w:t xml:space="preserve"> </w:t>
      </w:r>
      <w:r w:rsidR="00F72A0B">
        <w:t>1,82</w:t>
      </w:r>
      <w:r>
        <w:t>k</w:t>
      </w:r>
      <w:r>
        <w:rPr>
          <w:rFonts w:cstheme="minorHAnsi"/>
        </w:rPr>
        <w:t>Ω</w:t>
      </w:r>
    </w:p>
    <w:p w14:paraId="024A77BB" w14:textId="57955E00" w:rsidR="00CD792B" w:rsidRDefault="00CD792B" w:rsidP="00065B85">
      <w:pPr>
        <w:rPr>
          <w:rFonts w:cstheme="minorHAnsi"/>
        </w:rPr>
      </w:pPr>
      <w:r>
        <w:rPr>
          <w:noProof/>
        </w:rPr>
        <w:lastRenderedPageBreak/>
        <w:drawing>
          <wp:anchor distT="0" distB="0" distL="114300" distR="114300" simplePos="0" relativeHeight="251678720" behindDoc="0" locked="0" layoutInCell="1" allowOverlap="1" wp14:anchorId="5EF6BBC7" wp14:editId="06838CB5">
            <wp:simplePos x="0" y="0"/>
            <wp:positionH relativeFrom="margin">
              <wp:align>left</wp:align>
            </wp:positionH>
            <wp:positionV relativeFrom="paragraph">
              <wp:posOffset>240637</wp:posOffset>
            </wp:positionV>
            <wp:extent cx="4810125" cy="565785"/>
            <wp:effectExtent l="0" t="0" r="9525" b="571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5657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Die Probe für die Ausgangsspannung beträgt:</w:t>
      </w:r>
    </w:p>
    <w:p w14:paraId="17657142" w14:textId="54C6BC78" w:rsidR="00CD792B" w:rsidRDefault="00CD792B" w:rsidP="00065B85">
      <w:pPr>
        <w:rPr>
          <w:rFonts w:cstheme="minorHAnsi"/>
        </w:rPr>
      </w:pPr>
    </w:p>
    <w:p w14:paraId="6233E0C1" w14:textId="4522DA8C" w:rsidR="00CD792B" w:rsidRDefault="00CD792B" w:rsidP="00065B85"/>
    <w:p w14:paraId="74D77630" w14:textId="4B315C7F" w:rsidR="00637C63" w:rsidRDefault="00637C63" w:rsidP="00AF03C3"/>
    <w:p w14:paraId="236C724E" w14:textId="3FB64A61" w:rsidR="00D27BC6" w:rsidRDefault="00A42A08" w:rsidP="00A42A08">
      <w:pPr>
        <w:pStyle w:val="berschrift1"/>
      </w:pPr>
      <w:r>
        <w:rPr>
          <w:noProof/>
        </w:rPr>
        <w:drawing>
          <wp:anchor distT="0" distB="0" distL="114300" distR="114300" simplePos="0" relativeHeight="251682816" behindDoc="0" locked="0" layoutInCell="1" allowOverlap="1" wp14:anchorId="7D2B9577" wp14:editId="2572F95A">
            <wp:simplePos x="0" y="0"/>
            <wp:positionH relativeFrom="margin">
              <wp:align>left</wp:align>
            </wp:positionH>
            <wp:positionV relativeFrom="paragraph">
              <wp:posOffset>384726</wp:posOffset>
            </wp:positionV>
            <wp:extent cx="2981325" cy="485775"/>
            <wp:effectExtent l="0" t="0" r="9525" b="952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325" cy="485775"/>
                    </a:xfrm>
                    <a:prstGeom prst="rect">
                      <a:avLst/>
                    </a:prstGeom>
                  </pic:spPr>
                </pic:pic>
              </a:graphicData>
            </a:graphic>
          </wp:anchor>
        </w:drawing>
      </w:r>
      <w:r w:rsidR="0003618B">
        <w:t>2.18.</w:t>
      </w:r>
      <w:r w:rsidR="00C5028C">
        <w:t>2</w:t>
      </w:r>
      <w:r w:rsidR="0003618B">
        <w:t>.2 Berechnung der Eingangsbrummspannung</w:t>
      </w:r>
      <w:r w:rsidR="00EE080C">
        <w:t xml:space="preserve"> (</w:t>
      </w:r>
      <m:oMath>
        <m:r>
          <m:rPr>
            <m:sty m:val="p"/>
          </m:rPr>
          <w:rPr>
            <w:rFonts w:ascii="Cambria Math" w:hAnsi="Cambria Math"/>
          </w:rPr>
          <m:t>∆V</m:t>
        </m:r>
      </m:oMath>
      <w:r w:rsidR="00EE080C">
        <w:rPr>
          <w:vertAlign w:val="subscript"/>
        </w:rPr>
        <w:t>IN</w:t>
      </w:r>
      <w:r w:rsidR="00EE080C">
        <w:t>)</w:t>
      </w:r>
    </w:p>
    <w:p w14:paraId="1A1AA81C" w14:textId="03EE2C52" w:rsidR="0003618B" w:rsidRDefault="00EE080C" w:rsidP="00AF03C3">
      <w:r>
        <w:t>I</w:t>
      </w:r>
      <w:r>
        <w:rPr>
          <w:vertAlign w:val="subscript"/>
        </w:rPr>
        <w:t>O (</w:t>
      </w:r>
      <w:proofErr w:type="spellStart"/>
      <w:r>
        <w:rPr>
          <w:vertAlign w:val="subscript"/>
        </w:rPr>
        <w:t>max</w:t>
      </w:r>
      <w:proofErr w:type="spellEnd"/>
      <w:r>
        <w:rPr>
          <w:vertAlign w:val="subscript"/>
        </w:rPr>
        <w:t xml:space="preserve">) </w:t>
      </w:r>
      <w:r>
        <w:t>ist der maximale Ausgangsstrom</w:t>
      </w:r>
      <w:r w:rsidR="00274050">
        <w:t xml:space="preserve"> und beträgt 3A</w:t>
      </w:r>
      <w:r w:rsidR="00F75E77">
        <w:t xml:space="preserve"> bei einer Ausgangsspannung von 5V</w:t>
      </w:r>
      <w:r>
        <w:t>.</w:t>
      </w:r>
      <w:r w:rsidR="00F75E77">
        <w:t xml:space="preserve"> Bein einer Ausgangsspannung von 3,3V beträgt der maximale Ausgangsstrom 900mA.</w:t>
      </w:r>
    </w:p>
    <w:p w14:paraId="7709DD87" w14:textId="2A637FAF" w:rsidR="00EE080C" w:rsidRDefault="00A87F71" w:rsidP="00AF03C3">
      <w:proofErr w:type="spellStart"/>
      <w:r>
        <w:t>C</w:t>
      </w:r>
      <w:r>
        <w:rPr>
          <w:vertAlign w:val="subscript"/>
        </w:rPr>
        <w:t>Bulk</w:t>
      </w:r>
      <w:proofErr w:type="spellEnd"/>
      <w:r>
        <w:t xml:space="preserve"> ist oder sind die Entkopplungskondensatoren</w:t>
      </w:r>
      <w:r w:rsidR="00D27BC6">
        <w:t xml:space="preserve"> und beträgt 4,7µF</w:t>
      </w:r>
      <w:r>
        <w:t>.</w:t>
      </w:r>
      <w:r w:rsidR="00431BB6">
        <w:t xml:space="preserve"> </w:t>
      </w:r>
      <w:r w:rsidR="00D27BC6">
        <w:t xml:space="preserve">Der Kondensatorwert für ein </w:t>
      </w:r>
      <w:r w:rsidR="00794C29">
        <w:t>weitreichendes Design ist 10µF. 4,7µF wurden genommen, da diese vorhanden waren.</w:t>
      </w:r>
    </w:p>
    <w:p w14:paraId="35364A11" w14:textId="0AB206C3" w:rsidR="00A87F71" w:rsidRDefault="00A87F71" w:rsidP="00AF03C3">
      <w:proofErr w:type="spellStart"/>
      <w:r>
        <w:t>f</w:t>
      </w:r>
      <w:r>
        <w:rPr>
          <w:vertAlign w:val="subscript"/>
        </w:rPr>
        <w:t>sw</w:t>
      </w:r>
      <w:proofErr w:type="spellEnd"/>
      <w:r>
        <w:t xml:space="preserve"> ist die Arbeitsfrequenz</w:t>
      </w:r>
      <w:r w:rsidR="00274050">
        <w:t xml:space="preserve"> und beträgt 570kHz</w:t>
      </w:r>
      <w:r>
        <w:t>.</w:t>
      </w:r>
    </w:p>
    <w:p w14:paraId="1938272C" w14:textId="3551A3D4" w:rsidR="00274050" w:rsidRPr="00274050" w:rsidRDefault="00274050" w:rsidP="00AF03C3">
      <w:proofErr w:type="spellStart"/>
      <w:r>
        <w:t>ESR</w:t>
      </w:r>
      <w:r>
        <w:rPr>
          <w:vertAlign w:val="subscript"/>
        </w:rPr>
        <w:t>max</w:t>
      </w:r>
      <w:proofErr w:type="spellEnd"/>
      <w:r>
        <w:t xml:space="preserve"> ist äquivalente Serienwiderstand der Kondensatoren und liegt laut Hersteller im Bereich von 2m</w:t>
      </w:r>
      <w:r w:rsidR="00431BB6">
        <w:rPr>
          <w:rFonts w:cstheme="minorHAnsi"/>
        </w:rPr>
        <w:t>Ω.</w:t>
      </w:r>
    </w:p>
    <w:p w14:paraId="1BFCF1E6" w14:textId="60C32530" w:rsidR="0003618B" w:rsidRDefault="0003618B" w:rsidP="00AF03C3"/>
    <w:p w14:paraId="41B20150" w14:textId="249B0D9F" w:rsidR="00794C29" w:rsidRPr="00D42572" w:rsidRDefault="004C7006" w:rsidP="00AF03C3">
      <w:pPr>
        <w:rPr>
          <w:b/>
          <w:bCs/>
        </w:rPr>
      </w:pPr>
      <w:r w:rsidRPr="00D42572">
        <w:rPr>
          <w:b/>
          <w:bCs/>
          <w:noProof/>
        </w:rPr>
        <w:drawing>
          <wp:anchor distT="0" distB="0" distL="114300" distR="114300" simplePos="0" relativeHeight="251684864" behindDoc="0" locked="0" layoutInCell="1" allowOverlap="1" wp14:anchorId="5B877322" wp14:editId="501F4EC6">
            <wp:simplePos x="0" y="0"/>
            <wp:positionH relativeFrom="margin">
              <wp:align>right</wp:align>
            </wp:positionH>
            <wp:positionV relativeFrom="paragraph">
              <wp:posOffset>245911</wp:posOffset>
            </wp:positionV>
            <wp:extent cx="5760720" cy="89535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95350"/>
                    </a:xfrm>
                    <a:prstGeom prst="rect">
                      <a:avLst/>
                    </a:prstGeom>
                  </pic:spPr>
                </pic:pic>
              </a:graphicData>
            </a:graphic>
          </wp:anchor>
        </w:drawing>
      </w:r>
      <w:r w:rsidRPr="00D42572">
        <w:rPr>
          <w:b/>
          <w:bCs/>
        </w:rPr>
        <w:t>Für 5V Ausgangsspannung, 3A maximaler Ausgangsstrom gilt:</w:t>
      </w:r>
    </w:p>
    <w:p w14:paraId="3E1F9DC0" w14:textId="77777777" w:rsidR="0086767C" w:rsidRDefault="0086767C" w:rsidP="00AF03C3"/>
    <w:p w14:paraId="2AD72F31" w14:textId="1B38AB98" w:rsidR="0086767C" w:rsidRPr="00D42572" w:rsidRDefault="00D413AA" w:rsidP="00AF03C3">
      <w:pPr>
        <w:rPr>
          <w:b/>
          <w:bCs/>
        </w:rPr>
      </w:pPr>
      <w:r>
        <w:rPr>
          <w:noProof/>
        </w:rPr>
        <w:drawing>
          <wp:anchor distT="0" distB="0" distL="114300" distR="114300" simplePos="0" relativeHeight="251686912" behindDoc="0" locked="0" layoutInCell="1" allowOverlap="1" wp14:anchorId="1B9318BD" wp14:editId="664A34ED">
            <wp:simplePos x="0" y="0"/>
            <wp:positionH relativeFrom="margin">
              <wp:align>right</wp:align>
            </wp:positionH>
            <wp:positionV relativeFrom="paragraph">
              <wp:posOffset>241245</wp:posOffset>
            </wp:positionV>
            <wp:extent cx="5760720" cy="9486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48690"/>
                    </a:xfrm>
                    <a:prstGeom prst="rect">
                      <a:avLst/>
                    </a:prstGeom>
                  </pic:spPr>
                </pic:pic>
              </a:graphicData>
            </a:graphic>
          </wp:anchor>
        </w:drawing>
      </w:r>
      <w:r w:rsidR="004C7006" w:rsidRPr="004C7006">
        <w:t xml:space="preserve"> </w:t>
      </w:r>
      <w:r w:rsidR="004C7006" w:rsidRPr="00D42572">
        <w:rPr>
          <w:b/>
          <w:bCs/>
        </w:rPr>
        <w:t>Für 3,3V Ausgangsspannung, 0,9A maximaler Ausgangsstrom gilt:</w:t>
      </w:r>
    </w:p>
    <w:p w14:paraId="7AB98BC7" w14:textId="58F01240" w:rsidR="00F75E77" w:rsidRDefault="00F75E77" w:rsidP="00AF03C3"/>
    <w:p w14:paraId="600AB39C" w14:textId="09685E36" w:rsidR="00F75E77" w:rsidRDefault="00D413AA" w:rsidP="00A42A08">
      <w:pPr>
        <w:pStyle w:val="berschrift1"/>
      </w:pPr>
      <w:r>
        <w:t>2.18.</w:t>
      </w:r>
      <w:r w:rsidR="00C5028C">
        <w:t>2</w:t>
      </w:r>
      <w:r>
        <w:t>.3 Berechnung des maximalen RMS-Brummstromes</w:t>
      </w:r>
      <w:r w:rsidR="009E385E">
        <w:t xml:space="preserve"> (I</w:t>
      </w:r>
      <w:r w:rsidR="009E385E">
        <w:rPr>
          <w:vertAlign w:val="subscript"/>
        </w:rPr>
        <w:t>CIN(RMS)</w:t>
      </w:r>
      <w:r w:rsidR="009E385E">
        <w:t>)</w:t>
      </w:r>
    </w:p>
    <w:p w14:paraId="7105A8DB" w14:textId="012BC6A9" w:rsidR="00D413AA" w:rsidRDefault="00D413AA" w:rsidP="00AF03C3"/>
    <w:p w14:paraId="0770E07E" w14:textId="6B27637C" w:rsidR="00D413AA" w:rsidRPr="00D42572" w:rsidRDefault="00F8407E" w:rsidP="00AF03C3">
      <w:pPr>
        <w:rPr>
          <w:b/>
          <w:bCs/>
        </w:rPr>
      </w:pPr>
      <w:r w:rsidRPr="00D42572">
        <w:rPr>
          <w:b/>
          <w:bCs/>
          <w:noProof/>
        </w:rPr>
        <w:drawing>
          <wp:anchor distT="0" distB="0" distL="114300" distR="114300" simplePos="0" relativeHeight="251688960" behindDoc="0" locked="0" layoutInCell="1" allowOverlap="1" wp14:anchorId="69372861" wp14:editId="719ADDC0">
            <wp:simplePos x="0" y="0"/>
            <wp:positionH relativeFrom="margin">
              <wp:align>left</wp:align>
            </wp:positionH>
            <wp:positionV relativeFrom="paragraph">
              <wp:posOffset>268357</wp:posOffset>
            </wp:positionV>
            <wp:extent cx="4699000" cy="885825"/>
            <wp:effectExtent l="0" t="0" r="6350" b="9525"/>
            <wp:wrapTopAndBottom/>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6"/>
                    <a:stretch>
                      <a:fillRect/>
                    </a:stretch>
                  </pic:blipFill>
                  <pic:spPr>
                    <a:xfrm>
                      <a:off x="0" y="0"/>
                      <a:ext cx="4699000" cy="885825"/>
                    </a:xfrm>
                    <a:prstGeom prst="rect">
                      <a:avLst/>
                    </a:prstGeom>
                  </pic:spPr>
                </pic:pic>
              </a:graphicData>
            </a:graphic>
            <wp14:sizeRelH relativeFrom="margin">
              <wp14:pctWidth>0</wp14:pctWidth>
            </wp14:sizeRelH>
            <wp14:sizeRelV relativeFrom="margin">
              <wp14:pctHeight>0</wp14:pctHeight>
            </wp14:sizeRelV>
          </wp:anchor>
        </w:drawing>
      </w:r>
      <w:r w:rsidR="004C7006" w:rsidRPr="00D42572">
        <w:rPr>
          <w:b/>
          <w:bCs/>
        </w:rPr>
        <w:t>Für 5V Ausgangsspannung, 3A maximaler Ausgangsstrom gilt:</w:t>
      </w:r>
    </w:p>
    <w:p w14:paraId="0A5C1FDE" w14:textId="7418815B" w:rsidR="004C7006" w:rsidRDefault="004C7006" w:rsidP="00AF03C3"/>
    <w:p w14:paraId="1524FCC8" w14:textId="7E2FEF4B" w:rsidR="004C7006" w:rsidRDefault="004C7006" w:rsidP="00AF03C3"/>
    <w:p w14:paraId="3BBFFB8F" w14:textId="0B40271E" w:rsidR="004C7006" w:rsidRDefault="004C7006" w:rsidP="00AF03C3"/>
    <w:p w14:paraId="76008E66" w14:textId="7EB19789" w:rsidR="004C7006" w:rsidRPr="00D42572" w:rsidRDefault="00F8407E" w:rsidP="00AF03C3">
      <w:pPr>
        <w:rPr>
          <w:b/>
          <w:bCs/>
        </w:rPr>
      </w:pPr>
      <w:r w:rsidRPr="00D42572">
        <w:rPr>
          <w:b/>
          <w:bCs/>
          <w:noProof/>
        </w:rPr>
        <w:lastRenderedPageBreak/>
        <w:drawing>
          <wp:anchor distT="0" distB="0" distL="114300" distR="114300" simplePos="0" relativeHeight="251691008" behindDoc="0" locked="0" layoutInCell="1" allowOverlap="1" wp14:anchorId="03DC0588" wp14:editId="7BAF6FF4">
            <wp:simplePos x="0" y="0"/>
            <wp:positionH relativeFrom="margin">
              <wp:align>left</wp:align>
            </wp:positionH>
            <wp:positionV relativeFrom="paragraph">
              <wp:posOffset>281940</wp:posOffset>
            </wp:positionV>
            <wp:extent cx="4542155" cy="937895"/>
            <wp:effectExtent l="0" t="0" r="0" b="0"/>
            <wp:wrapTopAndBottom/>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7"/>
                    <a:stretch>
                      <a:fillRect/>
                    </a:stretch>
                  </pic:blipFill>
                  <pic:spPr>
                    <a:xfrm>
                      <a:off x="0" y="0"/>
                      <a:ext cx="4542155" cy="937895"/>
                    </a:xfrm>
                    <a:prstGeom prst="rect">
                      <a:avLst/>
                    </a:prstGeom>
                  </pic:spPr>
                </pic:pic>
              </a:graphicData>
            </a:graphic>
            <wp14:sizeRelH relativeFrom="margin">
              <wp14:pctWidth>0</wp14:pctWidth>
            </wp14:sizeRelH>
            <wp14:sizeRelV relativeFrom="margin">
              <wp14:pctHeight>0</wp14:pctHeight>
            </wp14:sizeRelV>
          </wp:anchor>
        </w:drawing>
      </w:r>
      <w:r w:rsidR="004C7006" w:rsidRPr="00D42572">
        <w:rPr>
          <w:b/>
          <w:bCs/>
        </w:rPr>
        <w:t>Für 3,3V Ausgangsspannung, 0,9A maximaler Ausgangsstrom gilt:</w:t>
      </w:r>
    </w:p>
    <w:p w14:paraId="7D60532F" w14:textId="3BE72B17" w:rsidR="0086767C" w:rsidRDefault="0086767C" w:rsidP="00AF03C3"/>
    <w:p w14:paraId="6B81A7F5" w14:textId="68436BE3" w:rsidR="00110D10" w:rsidRDefault="00110D10" w:rsidP="00AF03C3"/>
    <w:p w14:paraId="14F2B932" w14:textId="7D8ED5A7" w:rsidR="00110D10" w:rsidRDefault="00A42A08" w:rsidP="00A42A08">
      <w:pPr>
        <w:pStyle w:val="berschrift1"/>
      </w:pPr>
      <w:r>
        <w:rPr>
          <w:noProof/>
        </w:rPr>
        <w:drawing>
          <wp:anchor distT="0" distB="0" distL="114300" distR="114300" simplePos="0" relativeHeight="251693056" behindDoc="0" locked="0" layoutInCell="1" allowOverlap="1" wp14:anchorId="09FE8B13" wp14:editId="09FA0048">
            <wp:simplePos x="0" y="0"/>
            <wp:positionH relativeFrom="margin">
              <wp:align>left</wp:align>
            </wp:positionH>
            <wp:positionV relativeFrom="paragraph">
              <wp:posOffset>444548</wp:posOffset>
            </wp:positionV>
            <wp:extent cx="2619375" cy="60007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375" cy="600075"/>
                    </a:xfrm>
                    <a:prstGeom prst="rect">
                      <a:avLst/>
                    </a:prstGeom>
                  </pic:spPr>
                </pic:pic>
              </a:graphicData>
            </a:graphic>
          </wp:anchor>
        </w:drawing>
      </w:r>
      <w:r w:rsidR="009E385E">
        <w:t xml:space="preserve">2.18.2.4 Berechnung der </w:t>
      </w:r>
      <w:r w:rsidR="00010F0F">
        <w:t xml:space="preserve">minimalen </w:t>
      </w:r>
      <w:r w:rsidR="00AE4DF5">
        <w:t>Induktivität</w:t>
      </w:r>
      <w:r w:rsidR="00010F0F">
        <w:t xml:space="preserve"> (</w:t>
      </w:r>
      <w:r w:rsidR="00010F0F">
        <w:rPr>
          <w:rFonts w:cstheme="minorHAnsi"/>
        </w:rPr>
        <w:t>L</w:t>
      </w:r>
      <w:r w:rsidR="00010F0F">
        <w:rPr>
          <w:rFonts w:cstheme="minorHAnsi"/>
          <w:vertAlign w:val="subscript"/>
        </w:rPr>
        <w:t>MIN</w:t>
      </w:r>
      <w:r w:rsidR="00010F0F">
        <w:t xml:space="preserve">) </w:t>
      </w:r>
    </w:p>
    <w:p w14:paraId="5D6F425C" w14:textId="2772C025" w:rsidR="00AE4DF5" w:rsidRPr="00AF03C3" w:rsidRDefault="00AE4DF5" w:rsidP="00AF03C3"/>
    <w:p w14:paraId="13156824" w14:textId="6D89E14A" w:rsidR="00076C5F" w:rsidRDefault="00076C5F" w:rsidP="00076C5F">
      <w:pPr>
        <w:spacing w:line="240" w:lineRule="auto"/>
        <w:rPr>
          <w:rFonts w:cstheme="minorHAnsi"/>
        </w:rPr>
      </w:pPr>
    </w:p>
    <w:p w14:paraId="0079E92B" w14:textId="37857BAD" w:rsidR="00076C5F" w:rsidRDefault="00AE4DF5" w:rsidP="00076C5F">
      <w:pPr>
        <w:spacing w:line="240" w:lineRule="auto"/>
        <w:rPr>
          <w:rFonts w:cstheme="minorHAnsi"/>
        </w:rPr>
      </w:pPr>
      <w:r>
        <w:rPr>
          <w:rFonts w:cstheme="minorHAnsi"/>
        </w:rPr>
        <w:t>L</w:t>
      </w:r>
      <w:r>
        <w:rPr>
          <w:rFonts w:cstheme="minorHAnsi"/>
          <w:vertAlign w:val="subscript"/>
        </w:rPr>
        <w:t>MIN</w:t>
      </w:r>
      <w:r>
        <w:rPr>
          <w:rFonts w:cstheme="minorHAnsi"/>
        </w:rPr>
        <w:t xml:space="preserve"> ist der minimale Wert die die Induktivität betragen muss.</w:t>
      </w:r>
    </w:p>
    <w:p w14:paraId="16E6674E" w14:textId="2C70D4EB" w:rsidR="00AE4DF5" w:rsidRDefault="00AE4DF5" w:rsidP="00076C5F">
      <w:pPr>
        <w:spacing w:line="240" w:lineRule="auto"/>
        <w:rPr>
          <w:rFonts w:cstheme="minorHAnsi"/>
        </w:rPr>
      </w:pPr>
      <w:r>
        <w:rPr>
          <w:rFonts w:cstheme="minorHAnsi"/>
        </w:rPr>
        <w:t>V</w:t>
      </w:r>
      <w:r>
        <w:rPr>
          <w:rFonts w:cstheme="minorHAnsi"/>
          <w:vertAlign w:val="subscript"/>
        </w:rPr>
        <w:t>OUT(MAX)</w:t>
      </w:r>
      <w:r>
        <w:rPr>
          <w:rFonts w:cstheme="minorHAnsi"/>
        </w:rPr>
        <w:t xml:space="preserve"> ist der maximale Wert die die Ausgangsspannung betragen darf.</w:t>
      </w:r>
      <w:r w:rsidR="001F563E">
        <w:rPr>
          <w:rFonts w:cstheme="minorHAnsi"/>
        </w:rPr>
        <w:t xml:space="preserve"> Dieser Wert beträgt 24V.</w:t>
      </w:r>
    </w:p>
    <w:p w14:paraId="1B095E97" w14:textId="6BCA97EE" w:rsidR="00AE4DF5" w:rsidRDefault="00AE4DF5" w:rsidP="00076C5F">
      <w:pPr>
        <w:spacing w:line="240" w:lineRule="auto"/>
        <w:rPr>
          <w:rFonts w:cstheme="minorHAnsi"/>
        </w:rPr>
      </w:pPr>
      <w:r>
        <w:rPr>
          <w:rFonts w:cstheme="minorHAnsi"/>
        </w:rPr>
        <w:t>V</w:t>
      </w:r>
      <w:r>
        <w:rPr>
          <w:rFonts w:cstheme="minorHAnsi"/>
          <w:vertAlign w:val="subscript"/>
        </w:rPr>
        <w:t>IN(MAX)</w:t>
      </w:r>
      <w:r w:rsidR="00243740">
        <w:rPr>
          <w:rFonts w:cstheme="minorHAnsi"/>
        </w:rPr>
        <w:t xml:space="preserve"> ist der maximale Wert die die Eingangsspannung betragen darf. </w:t>
      </w:r>
    </w:p>
    <w:p w14:paraId="56338849" w14:textId="367062D3" w:rsidR="00243740" w:rsidRDefault="00243740" w:rsidP="00076C5F">
      <w:pPr>
        <w:spacing w:line="240" w:lineRule="auto"/>
        <w:rPr>
          <w:rFonts w:cstheme="minorHAnsi"/>
        </w:rPr>
      </w:pPr>
      <w:r>
        <w:rPr>
          <w:rFonts w:cstheme="minorHAnsi"/>
        </w:rPr>
        <w:t>K</w:t>
      </w:r>
      <w:r>
        <w:rPr>
          <w:rFonts w:cstheme="minorHAnsi"/>
          <w:vertAlign w:val="subscript"/>
        </w:rPr>
        <w:t>IND</w:t>
      </w:r>
      <w:r>
        <w:rPr>
          <w:rFonts w:cstheme="minorHAnsi"/>
        </w:rPr>
        <w:t xml:space="preserve"> ist ein </w:t>
      </w:r>
      <w:r w:rsidR="00E160E8">
        <w:rPr>
          <w:rFonts w:cstheme="minorHAnsi"/>
        </w:rPr>
        <w:t>Koeffizient,</w:t>
      </w:r>
      <w:r>
        <w:rPr>
          <w:rFonts w:cstheme="minorHAnsi"/>
        </w:rPr>
        <w:t xml:space="preserve"> der </w:t>
      </w:r>
      <w:r w:rsidR="00010F0F">
        <w:rPr>
          <w:rFonts w:cstheme="minorHAnsi"/>
        </w:rPr>
        <w:t>aus dem Quotienten</w:t>
      </w:r>
      <w:r>
        <w:rPr>
          <w:rFonts w:cstheme="minorHAnsi"/>
        </w:rPr>
        <w:t xml:space="preserve"> von Brummstromes zu den maximalen Ausgangsstromes gebildet wird.</w:t>
      </w:r>
      <w:r w:rsidR="001F563E">
        <w:rPr>
          <w:rFonts w:cstheme="minorHAnsi"/>
        </w:rPr>
        <w:t xml:space="preserve"> Dieser Wert beträgt zwischen 0,2 bis 0,3. Für die Berechnungen wurden 0,25 angenommen.</w:t>
      </w:r>
    </w:p>
    <w:p w14:paraId="0AA2CB9B" w14:textId="2269A12C" w:rsidR="00243740" w:rsidRDefault="00243740" w:rsidP="00076C5F">
      <w:pPr>
        <w:spacing w:line="240" w:lineRule="auto"/>
        <w:rPr>
          <w:rFonts w:cstheme="minorHAnsi"/>
        </w:rPr>
      </w:pPr>
    </w:p>
    <w:p w14:paraId="495BC19E" w14:textId="0B752CBC" w:rsidR="001F563E" w:rsidRPr="00D42572" w:rsidRDefault="00243740" w:rsidP="00243740">
      <w:pPr>
        <w:rPr>
          <w:b/>
          <w:bCs/>
        </w:rPr>
      </w:pPr>
      <w:r w:rsidRPr="00D42572">
        <w:rPr>
          <w:b/>
          <w:bCs/>
        </w:rPr>
        <w:t>Für 5V Ausgangsspannung, 3A maximaler Ausgangsstrom gilt:</w:t>
      </w:r>
    </w:p>
    <w:p w14:paraId="2D35F5C1" w14:textId="2941CEE3" w:rsidR="00E7251A" w:rsidRDefault="001F563E" w:rsidP="00243740">
      <w:r>
        <w:rPr>
          <w:noProof/>
        </w:rPr>
        <w:drawing>
          <wp:anchor distT="0" distB="0" distL="114300" distR="114300" simplePos="0" relativeHeight="251703296" behindDoc="0" locked="0" layoutInCell="1" allowOverlap="1" wp14:anchorId="1463CFA1" wp14:editId="5CAAA2D8">
            <wp:simplePos x="0" y="0"/>
            <wp:positionH relativeFrom="margin">
              <wp:align>right</wp:align>
            </wp:positionH>
            <wp:positionV relativeFrom="paragraph">
              <wp:posOffset>310653</wp:posOffset>
            </wp:positionV>
            <wp:extent cx="5760720" cy="939165"/>
            <wp:effectExtent l="0" t="0" r="0" b="0"/>
            <wp:wrapTopAndBottom/>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9"/>
                    <a:stretch>
                      <a:fillRect/>
                    </a:stretch>
                  </pic:blipFill>
                  <pic:spPr>
                    <a:xfrm>
                      <a:off x="0" y="0"/>
                      <a:ext cx="5760720" cy="939165"/>
                    </a:xfrm>
                    <a:prstGeom prst="rect">
                      <a:avLst/>
                    </a:prstGeom>
                  </pic:spPr>
                </pic:pic>
              </a:graphicData>
            </a:graphic>
          </wp:anchor>
        </w:drawing>
      </w:r>
    </w:p>
    <w:p w14:paraId="7641BB75" w14:textId="2CB64CE4" w:rsidR="001F563E" w:rsidRDefault="001F563E" w:rsidP="00243740">
      <w:r>
        <w:t>Die maximale Eingangsspannung beträgt 3,4V.</w:t>
      </w:r>
    </w:p>
    <w:p w14:paraId="6F3BFE17" w14:textId="7C050DCA" w:rsidR="00243740" w:rsidRDefault="00E160E8" w:rsidP="00243740">
      <w:r>
        <w:t>Die gewählte Induktivität beträgt 12 µH.</w:t>
      </w:r>
    </w:p>
    <w:p w14:paraId="68EF0A0C" w14:textId="6FFB538D" w:rsidR="00E160E8" w:rsidRDefault="00E160E8" w:rsidP="00243740"/>
    <w:p w14:paraId="17C138B1" w14:textId="20BEB1CB" w:rsidR="00E160E8" w:rsidRPr="00D42572" w:rsidRDefault="00E160E8" w:rsidP="00243740">
      <w:pPr>
        <w:rPr>
          <w:b/>
          <w:bCs/>
        </w:rPr>
      </w:pPr>
      <w:r w:rsidRPr="00D42572">
        <w:rPr>
          <w:b/>
          <w:bCs/>
        </w:rPr>
        <w:t>Für 3,3V Ausgangsspannung, 0,9A maximaler Ausgangsstrom gilt:</w:t>
      </w:r>
    </w:p>
    <w:p w14:paraId="00F700A4" w14:textId="63EDBD97" w:rsidR="001F563E" w:rsidRDefault="001F563E" w:rsidP="00243740"/>
    <w:p w14:paraId="2D45B5DD" w14:textId="6D3B351A" w:rsidR="001F563E" w:rsidRDefault="001F563E" w:rsidP="001F563E">
      <w:r>
        <w:t>Die maximale Eingangsspannung beträgt 5,3V.</w:t>
      </w:r>
    </w:p>
    <w:p w14:paraId="3ED8C95D" w14:textId="4025DA90" w:rsidR="001F563E" w:rsidRDefault="001F563E" w:rsidP="00243740">
      <w:r>
        <w:rPr>
          <w:noProof/>
        </w:rPr>
        <w:drawing>
          <wp:anchor distT="0" distB="0" distL="114300" distR="114300" simplePos="0" relativeHeight="251701248" behindDoc="0" locked="0" layoutInCell="1" allowOverlap="1" wp14:anchorId="7D9BAEF5" wp14:editId="7088784E">
            <wp:simplePos x="0" y="0"/>
            <wp:positionH relativeFrom="margin">
              <wp:align>right</wp:align>
            </wp:positionH>
            <wp:positionV relativeFrom="paragraph">
              <wp:posOffset>221449</wp:posOffset>
            </wp:positionV>
            <wp:extent cx="5760720" cy="835660"/>
            <wp:effectExtent l="0" t="0" r="0" b="2540"/>
            <wp:wrapTopAndBottom/>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0"/>
                    <a:stretch>
                      <a:fillRect/>
                    </a:stretch>
                  </pic:blipFill>
                  <pic:spPr>
                    <a:xfrm>
                      <a:off x="0" y="0"/>
                      <a:ext cx="5760720" cy="835660"/>
                    </a:xfrm>
                    <a:prstGeom prst="rect">
                      <a:avLst/>
                    </a:prstGeom>
                  </pic:spPr>
                </pic:pic>
              </a:graphicData>
            </a:graphic>
          </wp:anchor>
        </w:drawing>
      </w:r>
    </w:p>
    <w:p w14:paraId="7F49EA13" w14:textId="46B9D31B" w:rsidR="00243740" w:rsidRDefault="00243740" w:rsidP="00243740"/>
    <w:p w14:paraId="4958E0BD" w14:textId="67EE46E7" w:rsidR="00243740" w:rsidRDefault="00E160E8" w:rsidP="00076C5F">
      <w:pPr>
        <w:spacing w:line="240" w:lineRule="auto"/>
        <w:rPr>
          <w:rFonts w:cstheme="minorHAnsi"/>
        </w:rPr>
      </w:pPr>
      <w:r>
        <w:rPr>
          <w:rFonts w:cstheme="minorHAnsi"/>
        </w:rPr>
        <w:t xml:space="preserve">Die gewählte Induktivität beträgt 22µH. </w:t>
      </w:r>
    </w:p>
    <w:p w14:paraId="3B22FC63" w14:textId="48392E18" w:rsidR="00EC4191" w:rsidRDefault="00EC4191" w:rsidP="00076C5F">
      <w:pPr>
        <w:spacing w:line="240" w:lineRule="auto"/>
        <w:rPr>
          <w:rFonts w:cstheme="minorHAnsi"/>
        </w:rPr>
      </w:pPr>
    </w:p>
    <w:p w14:paraId="34DEDFA8" w14:textId="65370D64" w:rsidR="00010F0F" w:rsidRDefault="00010F0F" w:rsidP="00076C5F">
      <w:pPr>
        <w:spacing w:line="240" w:lineRule="auto"/>
        <w:rPr>
          <w:rFonts w:cstheme="minorHAnsi"/>
        </w:rPr>
      </w:pPr>
    </w:p>
    <w:p w14:paraId="0C099B9C" w14:textId="755060BB" w:rsidR="00010F0F" w:rsidRPr="00243740" w:rsidRDefault="00010F0F" w:rsidP="00A42A08">
      <w:pPr>
        <w:pStyle w:val="berschrift1"/>
        <w:rPr>
          <w:rFonts w:cstheme="minorHAnsi"/>
        </w:rPr>
      </w:pPr>
      <w:r>
        <w:rPr>
          <w:rFonts w:cstheme="minorHAnsi"/>
        </w:rPr>
        <w:t xml:space="preserve">2.18.2.5 Berechnung </w:t>
      </w:r>
      <w:r>
        <w:t>des spitzen Spulenstromes (I</w:t>
      </w:r>
      <w:r>
        <w:rPr>
          <w:vertAlign w:val="subscript"/>
        </w:rPr>
        <w:t>L(PK)</w:t>
      </w:r>
      <w:r>
        <w:t>)</w:t>
      </w:r>
    </w:p>
    <w:p w14:paraId="01680570" w14:textId="1FBAA4BB" w:rsidR="00076C5F" w:rsidRDefault="00076C5F" w:rsidP="00076C5F">
      <w:pPr>
        <w:spacing w:line="240" w:lineRule="auto"/>
        <w:rPr>
          <w:rFonts w:cstheme="minorHAnsi"/>
        </w:rPr>
      </w:pPr>
    </w:p>
    <w:p w14:paraId="30902E75" w14:textId="4642946A" w:rsidR="00D25326" w:rsidRDefault="00010F0F" w:rsidP="00076C5F">
      <w:pPr>
        <w:spacing w:line="240" w:lineRule="auto"/>
        <w:rPr>
          <w:rFonts w:cstheme="minorHAnsi"/>
        </w:rPr>
      </w:pPr>
      <w:r>
        <w:rPr>
          <w:rFonts w:cstheme="minorHAnsi"/>
        </w:rPr>
        <w:t>Für diese Berechnung wird d</w:t>
      </w:r>
      <w:r w:rsidR="00EC4191">
        <w:rPr>
          <w:rFonts w:cstheme="minorHAnsi"/>
        </w:rPr>
        <w:t xml:space="preserve">er Brummstrom der </w:t>
      </w:r>
      <w:r w:rsidR="0041153F">
        <w:rPr>
          <w:rFonts w:cstheme="minorHAnsi"/>
        </w:rPr>
        <w:t>Spule (</w:t>
      </w:r>
      <w:r w:rsidR="00EC4191">
        <w:rPr>
          <w:rFonts w:cstheme="minorHAnsi"/>
        </w:rPr>
        <w:t>I</w:t>
      </w:r>
      <w:r w:rsidR="00EC4191">
        <w:rPr>
          <w:rFonts w:cstheme="minorHAnsi"/>
          <w:vertAlign w:val="subscript"/>
        </w:rPr>
        <w:t>LPP</w:t>
      </w:r>
      <w:r w:rsidR="00EC4191">
        <w:rPr>
          <w:rFonts w:cstheme="minorHAnsi"/>
        </w:rPr>
        <w:t>) benötigt.</w:t>
      </w:r>
    </w:p>
    <w:p w14:paraId="1DCBEFA5" w14:textId="46263D35" w:rsidR="00EC4191" w:rsidRDefault="00EC4191" w:rsidP="00076C5F">
      <w:pPr>
        <w:spacing w:line="240" w:lineRule="auto"/>
        <w:rPr>
          <w:rFonts w:cstheme="minorHAnsi"/>
        </w:rPr>
      </w:pPr>
    </w:p>
    <w:p w14:paraId="11418CAF" w14:textId="74B69709" w:rsidR="002D1B92" w:rsidRPr="00D42572" w:rsidRDefault="002D1B92" w:rsidP="002D1B92">
      <w:pPr>
        <w:rPr>
          <w:b/>
          <w:bCs/>
        </w:rPr>
      </w:pPr>
      <w:r w:rsidRPr="00D42572">
        <w:rPr>
          <w:b/>
          <w:bCs/>
          <w:noProof/>
        </w:rPr>
        <w:lastRenderedPageBreak/>
        <w:drawing>
          <wp:anchor distT="0" distB="0" distL="114300" distR="114300" simplePos="0" relativeHeight="251699200" behindDoc="0" locked="0" layoutInCell="1" allowOverlap="1" wp14:anchorId="5E9BF49E" wp14:editId="1BCD2AE2">
            <wp:simplePos x="0" y="0"/>
            <wp:positionH relativeFrom="margin">
              <wp:align>right</wp:align>
            </wp:positionH>
            <wp:positionV relativeFrom="paragraph">
              <wp:posOffset>223023</wp:posOffset>
            </wp:positionV>
            <wp:extent cx="5760720" cy="900430"/>
            <wp:effectExtent l="0" t="0" r="0" b="0"/>
            <wp:wrapTopAndBottom/>
            <wp:docPr id="31" name="Grafik 3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isch enthält.&#10;&#10;Automatisch generierte Beschreibung"/>
                    <pic:cNvPicPr/>
                  </pic:nvPicPr>
                  <pic:blipFill>
                    <a:blip r:embed="rId41"/>
                    <a:stretch>
                      <a:fillRect/>
                    </a:stretch>
                  </pic:blipFill>
                  <pic:spPr>
                    <a:xfrm>
                      <a:off x="0" y="0"/>
                      <a:ext cx="5760720" cy="900430"/>
                    </a:xfrm>
                    <a:prstGeom prst="rect">
                      <a:avLst/>
                    </a:prstGeom>
                  </pic:spPr>
                </pic:pic>
              </a:graphicData>
            </a:graphic>
          </wp:anchor>
        </w:drawing>
      </w:r>
      <w:r w:rsidRPr="00D42572">
        <w:rPr>
          <w:b/>
          <w:bCs/>
        </w:rPr>
        <w:t>Für 5V Ausgangsspannung, 3A maximaler Ausgangsstrom gilt:</w:t>
      </w:r>
    </w:p>
    <w:p w14:paraId="4D60A46D" w14:textId="31951CA7" w:rsidR="00EC4191" w:rsidRDefault="00EC4191" w:rsidP="00076C5F">
      <w:pPr>
        <w:spacing w:line="240" w:lineRule="auto"/>
        <w:rPr>
          <w:rFonts w:cstheme="minorHAnsi"/>
        </w:rPr>
      </w:pPr>
    </w:p>
    <w:p w14:paraId="0AD0BE30" w14:textId="475EF571" w:rsidR="00076C5F" w:rsidRDefault="003C2739" w:rsidP="00076C5F">
      <w:pPr>
        <w:spacing w:line="240" w:lineRule="auto"/>
        <w:rPr>
          <w:rFonts w:cstheme="minorHAnsi"/>
        </w:rPr>
      </w:pPr>
      <w:r>
        <w:rPr>
          <w:noProof/>
        </w:rPr>
        <w:drawing>
          <wp:anchor distT="0" distB="0" distL="114300" distR="114300" simplePos="0" relativeHeight="251709440" behindDoc="0" locked="0" layoutInCell="1" allowOverlap="1" wp14:anchorId="645D8D73" wp14:editId="20FADC8D">
            <wp:simplePos x="0" y="0"/>
            <wp:positionH relativeFrom="margin">
              <wp:align>right</wp:align>
            </wp:positionH>
            <wp:positionV relativeFrom="paragraph">
              <wp:posOffset>261509</wp:posOffset>
            </wp:positionV>
            <wp:extent cx="5760720" cy="8204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20420"/>
                    </a:xfrm>
                    <a:prstGeom prst="rect">
                      <a:avLst/>
                    </a:prstGeom>
                  </pic:spPr>
                </pic:pic>
              </a:graphicData>
            </a:graphic>
          </wp:anchor>
        </w:drawing>
      </w:r>
      <w:r w:rsidR="00547016">
        <w:rPr>
          <w:rFonts w:cstheme="minorHAnsi"/>
        </w:rPr>
        <w:t>L</w:t>
      </w:r>
      <w:r w:rsidR="00547016">
        <w:rPr>
          <w:rFonts w:cstheme="minorHAnsi"/>
          <w:vertAlign w:val="subscript"/>
        </w:rPr>
        <w:t>OUT</w:t>
      </w:r>
      <w:r w:rsidR="00547016">
        <w:rPr>
          <w:rFonts w:cstheme="minorHAnsi"/>
        </w:rPr>
        <w:t xml:space="preserve"> ist die Induktivität am Ausgang. Der Wert beträgt 12µH.</w:t>
      </w:r>
    </w:p>
    <w:p w14:paraId="1C50A676" w14:textId="29694A95" w:rsidR="003C4A41" w:rsidRDefault="003C4A41" w:rsidP="00076C5F">
      <w:pPr>
        <w:spacing w:line="240" w:lineRule="auto"/>
        <w:rPr>
          <w:rFonts w:cstheme="minorHAnsi"/>
        </w:rPr>
      </w:pPr>
    </w:p>
    <w:p w14:paraId="780C6E3D" w14:textId="0FEE14AC" w:rsidR="001F563E" w:rsidRDefault="001F563E" w:rsidP="00076C5F">
      <w:pPr>
        <w:spacing w:line="240" w:lineRule="auto"/>
        <w:rPr>
          <w:rFonts w:cstheme="minorHAnsi"/>
        </w:rPr>
      </w:pPr>
    </w:p>
    <w:p w14:paraId="3B9BBD5C" w14:textId="6E492B20" w:rsidR="001F563E" w:rsidRPr="00D42572" w:rsidRDefault="008755D7" w:rsidP="00076C5F">
      <w:pPr>
        <w:spacing w:line="240" w:lineRule="auto"/>
        <w:rPr>
          <w:b/>
          <w:bCs/>
        </w:rPr>
      </w:pPr>
      <w:r w:rsidRPr="00D42572">
        <w:rPr>
          <w:b/>
          <w:bCs/>
        </w:rPr>
        <w:t>Für 3,3V Ausgangsspannung, 0,9A maximaler Ausgangsstrom gilt:</w:t>
      </w:r>
    </w:p>
    <w:p w14:paraId="20030009" w14:textId="69E0F37A" w:rsidR="008755D7" w:rsidRDefault="008755D7" w:rsidP="00076C5F">
      <w:pPr>
        <w:spacing w:line="240" w:lineRule="auto"/>
      </w:pPr>
      <w:r>
        <w:rPr>
          <w:noProof/>
        </w:rPr>
        <w:drawing>
          <wp:anchor distT="0" distB="0" distL="114300" distR="114300" simplePos="0" relativeHeight="251705344" behindDoc="0" locked="0" layoutInCell="1" allowOverlap="1" wp14:anchorId="16C2FE95" wp14:editId="1BC0DE87">
            <wp:simplePos x="0" y="0"/>
            <wp:positionH relativeFrom="margin">
              <wp:align>right</wp:align>
            </wp:positionH>
            <wp:positionV relativeFrom="paragraph">
              <wp:posOffset>197264</wp:posOffset>
            </wp:positionV>
            <wp:extent cx="5760720" cy="854075"/>
            <wp:effectExtent l="0" t="0" r="0" b="3175"/>
            <wp:wrapTopAndBottom/>
            <wp:docPr id="35" name="Grafik 3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isch enthält.&#10;&#10;Automatisch generierte Beschreibung"/>
                    <pic:cNvPicPr/>
                  </pic:nvPicPr>
                  <pic:blipFill>
                    <a:blip r:embed="rId43"/>
                    <a:stretch>
                      <a:fillRect/>
                    </a:stretch>
                  </pic:blipFill>
                  <pic:spPr>
                    <a:xfrm>
                      <a:off x="0" y="0"/>
                      <a:ext cx="5760720" cy="854075"/>
                    </a:xfrm>
                    <a:prstGeom prst="rect">
                      <a:avLst/>
                    </a:prstGeom>
                  </pic:spPr>
                </pic:pic>
              </a:graphicData>
            </a:graphic>
          </wp:anchor>
        </w:drawing>
      </w:r>
    </w:p>
    <w:p w14:paraId="6764205E" w14:textId="1C18AECC" w:rsidR="008755D7" w:rsidRDefault="003C4A41" w:rsidP="008755D7">
      <w:pPr>
        <w:spacing w:line="240" w:lineRule="auto"/>
        <w:rPr>
          <w:rFonts w:cstheme="minorHAnsi"/>
        </w:rPr>
      </w:pPr>
      <w:r>
        <w:rPr>
          <w:noProof/>
        </w:rPr>
        <w:drawing>
          <wp:anchor distT="0" distB="0" distL="114300" distR="114300" simplePos="0" relativeHeight="251707392" behindDoc="0" locked="0" layoutInCell="1" allowOverlap="1" wp14:anchorId="566DC684" wp14:editId="79F6974E">
            <wp:simplePos x="0" y="0"/>
            <wp:positionH relativeFrom="margin">
              <wp:align>right</wp:align>
            </wp:positionH>
            <wp:positionV relativeFrom="paragraph">
              <wp:posOffset>1178008</wp:posOffset>
            </wp:positionV>
            <wp:extent cx="5760720" cy="76708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767080"/>
                    </a:xfrm>
                    <a:prstGeom prst="rect">
                      <a:avLst/>
                    </a:prstGeom>
                  </pic:spPr>
                </pic:pic>
              </a:graphicData>
            </a:graphic>
          </wp:anchor>
        </w:drawing>
      </w:r>
      <w:r w:rsidR="008755D7">
        <w:rPr>
          <w:rFonts w:cstheme="minorHAnsi"/>
        </w:rPr>
        <w:t>L</w:t>
      </w:r>
      <w:r w:rsidR="008755D7">
        <w:rPr>
          <w:rFonts w:cstheme="minorHAnsi"/>
          <w:vertAlign w:val="subscript"/>
        </w:rPr>
        <w:t>OUT</w:t>
      </w:r>
      <w:r w:rsidR="008755D7">
        <w:rPr>
          <w:rFonts w:cstheme="minorHAnsi"/>
        </w:rPr>
        <w:t xml:space="preserve"> ist die Induktivität am Ausgang. Der Wert beträgt 22µH.</w:t>
      </w:r>
    </w:p>
    <w:p w14:paraId="6EF0198B" w14:textId="7EC1C5AB" w:rsidR="008755D7" w:rsidRDefault="008755D7" w:rsidP="00076C5F">
      <w:pPr>
        <w:spacing w:line="240" w:lineRule="auto"/>
      </w:pPr>
    </w:p>
    <w:p w14:paraId="50A5A2E7" w14:textId="1E987CA0" w:rsidR="00FC6B11" w:rsidRPr="00243740" w:rsidRDefault="00FC6B11" w:rsidP="00A42A08">
      <w:pPr>
        <w:pStyle w:val="berschrift1"/>
        <w:rPr>
          <w:rFonts w:cstheme="minorHAnsi"/>
        </w:rPr>
      </w:pPr>
      <w:r>
        <w:rPr>
          <w:rFonts w:cstheme="minorHAnsi"/>
        </w:rPr>
        <w:t xml:space="preserve">2.18.2.6 Berechnung </w:t>
      </w:r>
      <w:r>
        <w:t>der minimalen Ausgangskapazität (C</w:t>
      </w:r>
      <w:r>
        <w:rPr>
          <w:vertAlign w:val="subscript"/>
        </w:rPr>
        <w:t>O(MIN)</w:t>
      </w:r>
      <w:r>
        <w:t>)</w:t>
      </w:r>
    </w:p>
    <w:p w14:paraId="627A3E1D" w14:textId="10950B3D" w:rsidR="008755D7" w:rsidRDefault="008755D7" w:rsidP="00076C5F">
      <w:pPr>
        <w:spacing w:line="240" w:lineRule="auto"/>
        <w:rPr>
          <w:rFonts w:cstheme="minorHAnsi"/>
        </w:rPr>
      </w:pPr>
    </w:p>
    <w:p w14:paraId="2390E6A4" w14:textId="0E8DC306" w:rsidR="00FC6B11" w:rsidRDefault="00AC6213" w:rsidP="00076C5F">
      <w:pPr>
        <w:spacing w:line="240" w:lineRule="auto"/>
        <w:rPr>
          <w:rFonts w:cstheme="minorHAnsi"/>
        </w:rPr>
      </w:pPr>
      <w:r>
        <w:rPr>
          <w:rFonts w:cstheme="minorHAnsi"/>
        </w:rPr>
        <w:t>R</w:t>
      </w:r>
      <w:r>
        <w:rPr>
          <w:rFonts w:cstheme="minorHAnsi"/>
          <w:vertAlign w:val="subscript"/>
        </w:rPr>
        <w:t>O</w:t>
      </w:r>
      <w:r>
        <w:rPr>
          <w:rFonts w:cstheme="minorHAnsi"/>
        </w:rPr>
        <w:t xml:space="preserve"> ist die Ausgangslast Impedanz</w:t>
      </w:r>
      <w:r w:rsidR="00336B26">
        <w:rPr>
          <w:rFonts w:cstheme="minorHAnsi"/>
        </w:rPr>
        <w:t>.</w:t>
      </w:r>
    </w:p>
    <w:p w14:paraId="2EE71352" w14:textId="71DCFCC3" w:rsidR="00D76401" w:rsidRPr="00336B26" w:rsidRDefault="00336B26" w:rsidP="00076C5F">
      <w:pPr>
        <w:spacing w:line="240" w:lineRule="auto"/>
        <w:rPr>
          <w:rFonts w:cstheme="minorHAnsi"/>
        </w:rPr>
      </w:pPr>
      <w:r>
        <w:rPr>
          <w:rFonts w:cstheme="minorHAnsi"/>
        </w:rPr>
        <w:t>F</w:t>
      </w:r>
      <w:r>
        <w:rPr>
          <w:rFonts w:cstheme="minorHAnsi"/>
          <w:vertAlign w:val="subscript"/>
        </w:rPr>
        <w:t>CO(MAX)</w:t>
      </w:r>
      <w:r>
        <w:rPr>
          <w:rFonts w:cstheme="minorHAnsi"/>
        </w:rPr>
        <w:t xml:space="preserve"> ist die verlangte </w:t>
      </w:r>
      <w:proofErr w:type="spellStart"/>
      <w:r>
        <w:rPr>
          <w:rFonts w:cstheme="minorHAnsi"/>
        </w:rPr>
        <w:t>crossover</w:t>
      </w:r>
      <w:proofErr w:type="spellEnd"/>
      <w:r>
        <w:rPr>
          <w:rFonts w:cstheme="minorHAnsi"/>
        </w:rPr>
        <w:t xml:space="preserve"> Frequenz. Dieser Wert beträgt 25kHz</w:t>
      </w:r>
    </w:p>
    <w:p w14:paraId="6C9F1512" w14:textId="2DF85072" w:rsidR="00336B26" w:rsidRPr="00D42572" w:rsidRDefault="00336B26" w:rsidP="00336B26">
      <w:pPr>
        <w:rPr>
          <w:b/>
          <w:bCs/>
        </w:rPr>
      </w:pPr>
      <w:r w:rsidRPr="00D42572">
        <w:rPr>
          <w:b/>
          <w:bCs/>
        </w:rPr>
        <w:t>Für 5V Ausgangsspannung, 3A maximaler Ausgangsstrom gilt:</w:t>
      </w:r>
    </w:p>
    <w:p w14:paraId="7923C73B" w14:textId="77777777" w:rsidR="00336B26" w:rsidRPr="00AC6213" w:rsidRDefault="00336B26" w:rsidP="00076C5F">
      <w:pPr>
        <w:spacing w:line="240" w:lineRule="auto"/>
        <w:rPr>
          <w:rFonts w:cstheme="minorHAnsi"/>
        </w:rPr>
      </w:pPr>
    </w:p>
    <w:p w14:paraId="03934AC9" w14:textId="31AE77AE" w:rsidR="00FC6B11" w:rsidRDefault="00AC6213" w:rsidP="00076C5F">
      <w:pPr>
        <w:spacing w:line="240" w:lineRule="auto"/>
        <w:rPr>
          <w:rFonts w:cstheme="minorHAnsi"/>
        </w:rPr>
      </w:pPr>
      <w:r>
        <w:rPr>
          <w:noProof/>
        </w:rPr>
        <w:drawing>
          <wp:anchor distT="0" distB="0" distL="114300" distR="114300" simplePos="0" relativeHeight="251711488" behindDoc="0" locked="0" layoutInCell="1" allowOverlap="1" wp14:anchorId="2E371B4E" wp14:editId="0D322714">
            <wp:simplePos x="0" y="0"/>
            <wp:positionH relativeFrom="margin">
              <wp:align>right</wp:align>
            </wp:positionH>
            <wp:positionV relativeFrom="paragraph">
              <wp:posOffset>361950</wp:posOffset>
            </wp:positionV>
            <wp:extent cx="5760720" cy="826770"/>
            <wp:effectExtent l="0" t="0" r="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26770"/>
                    </a:xfrm>
                    <a:prstGeom prst="rect">
                      <a:avLst/>
                    </a:prstGeom>
                  </pic:spPr>
                </pic:pic>
              </a:graphicData>
            </a:graphic>
          </wp:anchor>
        </w:drawing>
      </w:r>
    </w:p>
    <w:p w14:paraId="14CE3895" w14:textId="77777777" w:rsidR="00FC6B11" w:rsidRPr="00547016" w:rsidRDefault="00FC6B11" w:rsidP="00076C5F">
      <w:pPr>
        <w:spacing w:line="240" w:lineRule="auto"/>
        <w:rPr>
          <w:rFonts w:cstheme="minorHAnsi"/>
        </w:rPr>
      </w:pPr>
    </w:p>
    <w:p w14:paraId="3F8CDA47" w14:textId="199EACDD" w:rsidR="00076C5F" w:rsidRDefault="00076C5F" w:rsidP="00076C5F">
      <w:pPr>
        <w:spacing w:line="240" w:lineRule="auto"/>
        <w:rPr>
          <w:rFonts w:cstheme="minorHAnsi"/>
        </w:rPr>
      </w:pPr>
    </w:p>
    <w:p w14:paraId="775A504E" w14:textId="6AE8F02A" w:rsidR="00076C5F" w:rsidRPr="00336B26" w:rsidRDefault="00336B26" w:rsidP="00076C5F">
      <w:pPr>
        <w:spacing w:line="240" w:lineRule="auto"/>
        <w:rPr>
          <w:rFonts w:cstheme="minorHAnsi"/>
        </w:rPr>
      </w:pPr>
      <w:r>
        <w:rPr>
          <w:rFonts w:cstheme="minorHAnsi"/>
        </w:rPr>
        <w:t>R</w:t>
      </w:r>
      <w:r>
        <w:rPr>
          <w:rFonts w:cstheme="minorHAnsi"/>
          <w:vertAlign w:val="subscript"/>
        </w:rPr>
        <w:t xml:space="preserve">O </w:t>
      </w:r>
      <w:r>
        <w:rPr>
          <w:rFonts w:cstheme="minorHAnsi"/>
        </w:rPr>
        <w:t xml:space="preserve">beträgt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O</m:t>
                </m:r>
              </m:sub>
            </m:sSub>
          </m:den>
        </m:f>
      </m:oMath>
      <w:r>
        <w:rPr>
          <w:rFonts w:eastAsiaTheme="minorEastAsia" w:cstheme="minorHAnsi"/>
        </w:rPr>
        <w:t xml:space="preserve"> = 1,6</w:t>
      </w:r>
      <w:r w:rsidR="00D76401">
        <w:rPr>
          <w:rFonts w:cstheme="minorHAnsi"/>
        </w:rPr>
        <w:t>Ω</w:t>
      </w:r>
      <w:r w:rsidR="00D76401">
        <w:t xml:space="preserve"> </w:t>
      </w:r>
      <w:r>
        <w:rPr>
          <w:rFonts w:eastAsiaTheme="minorEastAsia" w:cstheme="minorHAnsi"/>
        </w:rPr>
        <w:t>periodisch</w:t>
      </w:r>
      <w:r w:rsidR="00D76401">
        <w:rPr>
          <w:rFonts w:eastAsiaTheme="minorEastAsia" w:cstheme="minorHAnsi"/>
        </w:rPr>
        <w:t>.</w:t>
      </w:r>
    </w:p>
    <w:p w14:paraId="2C5C231B" w14:textId="1D3D0867" w:rsidR="00D76401" w:rsidRPr="00D42572" w:rsidRDefault="00D76401" w:rsidP="00D76401">
      <w:pPr>
        <w:rPr>
          <w:b/>
          <w:bCs/>
        </w:rPr>
      </w:pPr>
      <w:r w:rsidRPr="00D42572">
        <w:rPr>
          <w:b/>
          <w:bCs/>
        </w:rPr>
        <w:t>Für 3,3V Ausgangsspannung, 0,9A maximaler Ausgangsstrom gilt:</w:t>
      </w:r>
    </w:p>
    <w:p w14:paraId="3E2546A8" w14:textId="497823C5" w:rsidR="00D76401" w:rsidRDefault="00D76401" w:rsidP="00076C5F">
      <w:pPr>
        <w:rPr>
          <w:rFonts w:cstheme="minorHAnsi"/>
        </w:rPr>
      </w:pPr>
    </w:p>
    <w:p w14:paraId="210119EE" w14:textId="08D4BB33" w:rsidR="00D76401" w:rsidRDefault="00D76401" w:rsidP="00076C5F">
      <w:pPr>
        <w:rPr>
          <w:rFonts w:cstheme="minorHAnsi"/>
        </w:rPr>
      </w:pPr>
      <w:r>
        <w:rPr>
          <w:noProof/>
        </w:rPr>
        <w:lastRenderedPageBreak/>
        <w:drawing>
          <wp:anchor distT="0" distB="0" distL="114300" distR="114300" simplePos="0" relativeHeight="251713536" behindDoc="0" locked="0" layoutInCell="1" allowOverlap="1" wp14:anchorId="641E3638" wp14:editId="62024BC7">
            <wp:simplePos x="0" y="0"/>
            <wp:positionH relativeFrom="column">
              <wp:posOffset>0</wp:posOffset>
            </wp:positionH>
            <wp:positionV relativeFrom="paragraph">
              <wp:posOffset>158750</wp:posOffset>
            </wp:positionV>
            <wp:extent cx="5760720" cy="866140"/>
            <wp:effectExtent l="0" t="0" r="0" b="0"/>
            <wp:wrapTopAndBottom/>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46"/>
                    <a:stretch>
                      <a:fillRect/>
                    </a:stretch>
                  </pic:blipFill>
                  <pic:spPr>
                    <a:xfrm>
                      <a:off x="0" y="0"/>
                      <a:ext cx="5760720" cy="866140"/>
                    </a:xfrm>
                    <a:prstGeom prst="rect">
                      <a:avLst/>
                    </a:prstGeom>
                  </pic:spPr>
                </pic:pic>
              </a:graphicData>
            </a:graphic>
          </wp:anchor>
        </w:drawing>
      </w:r>
    </w:p>
    <w:p w14:paraId="27641A38" w14:textId="77777777" w:rsidR="00D76401" w:rsidRDefault="00D76401" w:rsidP="00076C5F">
      <w:pPr>
        <w:rPr>
          <w:rFonts w:cstheme="minorHAnsi"/>
        </w:rPr>
      </w:pPr>
    </w:p>
    <w:p w14:paraId="7DC7386D" w14:textId="0552729F" w:rsidR="00D76401" w:rsidRPr="00336B26" w:rsidRDefault="00D76401" w:rsidP="00D76401">
      <w:pPr>
        <w:spacing w:line="240" w:lineRule="auto"/>
        <w:rPr>
          <w:rFonts w:cstheme="minorHAnsi"/>
        </w:rPr>
      </w:pPr>
      <w:r>
        <w:rPr>
          <w:rFonts w:cstheme="minorHAnsi"/>
        </w:rPr>
        <w:t>R</w:t>
      </w:r>
      <w:r>
        <w:rPr>
          <w:rFonts w:cstheme="minorHAnsi"/>
          <w:vertAlign w:val="subscript"/>
        </w:rPr>
        <w:t xml:space="preserve">O </w:t>
      </w:r>
      <w:r>
        <w:rPr>
          <w:rFonts w:cstheme="minorHAnsi"/>
        </w:rPr>
        <w:t xml:space="preserve">beträgt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O</m:t>
                </m:r>
              </m:sub>
            </m:sSub>
          </m:den>
        </m:f>
      </m:oMath>
      <w:r>
        <w:rPr>
          <w:rFonts w:eastAsiaTheme="minorEastAsia" w:cstheme="minorHAnsi"/>
        </w:rPr>
        <w:t xml:space="preserve"> = 3,6</w:t>
      </w:r>
      <w:r>
        <w:rPr>
          <w:rFonts w:cstheme="minorHAnsi"/>
        </w:rPr>
        <w:t>Ω</w:t>
      </w:r>
      <w:r>
        <w:t xml:space="preserve"> </w:t>
      </w:r>
      <w:r>
        <w:rPr>
          <w:rFonts w:eastAsiaTheme="minorEastAsia" w:cstheme="minorHAnsi"/>
        </w:rPr>
        <w:t>periodisch.</w:t>
      </w:r>
    </w:p>
    <w:p w14:paraId="51966618" w14:textId="77777777" w:rsidR="00D76401" w:rsidRDefault="00D76401" w:rsidP="00076C5F">
      <w:pPr>
        <w:rPr>
          <w:rFonts w:cstheme="minorHAnsi"/>
        </w:rPr>
      </w:pPr>
    </w:p>
    <w:p w14:paraId="0BFE7625" w14:textId="60DDC86F" w:rsidR="00F42BFA" w:rsidRDefault="00F42BFA" w:rsidP="00A42A08">
      <w:pPr>
        <w:pStyle w:val="berschrift1"/>
      </w:pPr>
      <w:r>
        <w:rPr>
          <w:rFonts w:cstheme="minorHAnsi"/>
        </w:rPr>
        <w:t xml:space="preserve">2.18.2.6 Berechnung </w:t>
      </w:r>
      <w:r>
        <w:t>der geschätzten Verlustleistung</w:t>
      </w:r>
    </w:p>
    <w:p w14:paraId="375F39F8" w14:textId="77777777" w:rsidR="00F42BFA" w:rsidRPr="00243740" w:rsidRDefault="00F42BFA" w:rsidP="00F42BFA">
      <w:pPr>
        <w:spacing w:line="240" w:lineRule="auto"/>
        <w:rPr>
          <w:rFonts w:cstheme="minorHAnsi"/>
        </w:rPr>
      </w:pPr>
    </w:p>
    <w:p w14:paraId="13AAFCC7" w14:textId="746F6767" w:rsidR="00D76401" w:rsidRDefault="00F42BFA" w:rsidP="00076C5F">
      <w:pPr>
        <w:rPr>
          <w:rFonts w:cstheme="minorHAnsi"/>
        </w:rPr>
      </w:pPr>
      <w:r>
        <w:rPr>
          <w:rFonts w:cstheme="minorHAnsi"/>
        </w:rPr>
        <w:t>Die Verlustleistung beinhaltet Leitungsverlust</w:t>
      </w:r>
      <w:r w:rsidR="00F639CD">
        <w:rPr>
          <w:rFonts w:cstheme="minorHAnsi"/>
        </w:rPr>
        <w:t xml:space="preserve"> (</w:t>
      </w:r>
      <w:r w:rsidR="00F639CD" w:rsidRPr="00F639CD">
        <w:rPr>
          <w:rFonts w:cstheme="minorHAnsi"/>
        </w:rPr>
        <w:t>P</w:t>
      </w:r>
      <w:r w:rsidR="00F639CD" w:rsidRPr="00F639CD">
        <w:rPr>
          <w:rFonts w:cstheme="minorHAnsi"/>
          <w:vertAlign w:val="subscript"/>
        </w:rPr>
        <w:t>CON</w:t>
      </w:r>
      <w:r w:rsidR="00F639CD">
        <w:rPr>
          <w:rFonts w:cstheme="minorHAnsi"/>
        </w:rPr>
        <w:t>)</w:t>
      </w:r>
      <w:r>
        <w:rPr>
          <w:rFonts w:cstheme="minorHAnsi"/>
        </w:rPr>
        <w:t>, Schaltungsverlust</w:t>
      </w:r>
      <w:r w:rsidR="00F639CD">
        <w:rPr>
          <w:rFonts w:cstheme="minorHAnsi"/>
        </w:rPr>
        <w:t xml:space="preserve"> (</w:t>
      </w:r>
      <w:r w:rsidR="00F639CD" w:rsidRPr="00F639CD">
        <w:rPr>
          <w:rFonts w:cstheme="minorHAnsi"/>
        </w:rPr>
        <w:t>P</w:t>
      </w:r>
      <w:r w:rsidR="00F639CD" w:rsidRPr="00F639CD">
        <w:rPr>
          <w:rFonts w:cstheme="minorHAnsi"/>
          <w:vertAlign w:val="subscript"/>
        </w:rPr>
        <w:t>SW</w:t>
      </w:r>
      <w:r w:rsidR="00F639CD">
        <w:rPr>
          <w:rFonts w:cstheme="minorHAnsi"/>
        </w:rPr>
        <w:t>)</w:t>
      </w:r>
      <w:r>
        <w:rPr>
          <w:rFonts w:cstheme="minorHAnsi"/>
        </w:rPr>
        <w:t xml:space="preserve">, Gate-Ladungsverlust </w:t>
      </w:r>
      <w:r w:rsidR="00836E41">
        <w:rPr>
          <w:rFonts w:cstheme="minorHAnsi"/>
        </w:rPr>
        <w:t>(</w:t>
      </w:r>
      <w:r w:rsidR="00836E41" w:rsidRPr="00836E41">
        <w:rPr>
          <w:rFonts w:cstheme="minorHAnsi"/>
        </w:rPr>
        <w:t>P</w:t>
      </w:r>
      <w:r w:rsidR="00836E41" w:rsidRPr="00836E41">
        <w:rPr>
          <w:rFonts w:cstheme="minorHAnsi"/>
          <w:vertAlign w:val="subscript"/>
        </w:rPr>
        <w:t>GC</w:t>
      </w:r>
      <w:r w:rsidR="00836E41">
        <w:rPr>
          <w:rFonts w:cstheme="minorHAnsi"/>
        </w:rPr>
        <w:t xml:space="preserve">) </w:t>
      </w:r>
      <w:r>
        <w:rPr>
          <w:rFonts w:cstheme="minorHAnsi"/>
        </w:rPr>
        <w:t>und Ruhestromverlust</w:t>
      </w:r>
      <w:r w:rsidR="00836E41">
        <w:rPr>
          <w:rFonts w:cstheme="minorHAnsi"/>
        </w:rPr>
        <w:t xml:space="preserve"> (</w:t>
      </w:r>
      <w:r w:rsidR="00836E41" w:rsidRPr="00836E41">
        <w:rPr>
          <w:rFonts w:cstheme="minorHAnsi"/>
        </w:rPr>
        <w:t>P</w:t>
      </w:r>
      <w:r w:rsidR="00836E41" w:rsidRPr="00836E41">
        <w:rPr>
          <w:rFonts w:cstheme="minorHAnsi"/>
          <w:vertAlign w:val="subscript"/>
        </w:rPr>
        <w:t>Q</w:t>
      </w:r>
      <w:r w:rsidR="00836E41">
        <w:rPr>
          <w:rFonts w:cstheme="minorHAnsi"/>
        </w:rPr>
        <w:t>)</w:t>
      </w:r>
      <w:r>
        <w:rPr>
          <w:rFonts w:cstheme="minorHAnsi"/>
        </w:rPr>
        <w:t>.</w:t>
      </w:r>
    </w:p>
    <w:p w14:paraId="7E7B2B06" w14:textId="18FC36D2" w:rsidR="00F42BFA" w:rsidRDefault="00F42BFA" w:rsidP="00076C5F">
      <w:pPr>
        <w:rPr>
          <w:rFonts w:cstheme="minorHAnsi"/>
        </w:rPr>
      </w:pPr>
    </w:p>
    <w:p w14:paraId="270B9864" w14:textId="7AD4A359" w:rsidR="0025340C" w:rsidRPr="00D42572" w:rsidRDefault="0025340C" w:rsidP="0025340C">
      <w:pPr>
        <w:rPr>
          <w:b/>
          <w:bCs/>
        </w:rPr>
      </w:pPr>
      <w:r w:rsidRPr="00D42572">
        <w:rPr>
          <w:b/>
          <w:bCs/>
        </w:rPr>
        <w:t>Für 5V Ausgangsspannung, 3A maximaler Ausgangsstrom gilt:</w:t>
      </w:r>
    </w:p>
    <w:p w14:paraId="3F3FF93B" w14:textId="796ED0A5" w:rsidR="00102684" w:rsidRDefault="00102684" w:rsidP="0025340C"/>
    <w:p w14:paraId="1ECFDADA" w14:textId="0017C859" w:rsidR="0025340C" w:rsidRPr="00102684" w:rsidRDefault="00102684" w:rsidP="00076C5F">
      <w:pPr>
        <w:rPr>
          <w:rFonts w:cstheme="minorHAnsi"/>
        </w:rPr>
      </w:pPr>
      <w:r>
        <w:rPr>
          <w:rFonts w:cstheme="minorHAnsi"/>
        </w:rPr>
        <w:t>R</w:t>
      </w:r>
      <w:r>
        <w:rPr>
          <w:rFonts w:cstheme="minorHAnsi"/>
          <w:vertAlign w:val="subscript"/>
        </w:rPr>
        <w:t>DSON</w:t>
      </w:r>
      <w:r>
        <w:rPr>
          <w:rFonts w:cstheme="minorHAnsi"/>
        </w:rPr>
        <w:t xml:space="preserve"> beträgt bei der Rechnung 100mΩ. Der maximale Wert wurde genommen, um damit herauszufinden was der maximale Leitungsverlust ist. </w:t>
      </w:r>
    </w:p>
    <w:p w14:paraId="4BD6CBAA" w14:textId="74457D8B" w:rsidR="00102684" w:rsidRDefault="00102684" w:rsidP="00076C5F">
      <w:pPr>
        <w:rPr>
          <w:rFonts w:cstheme="minorHAnsi"/>
        </w:rPr>
      </w:pPr>
    </w:p>
    <w:p w14:paraId="3F13F02A" w14:textId="77777777" w:rsidR="00102684" w:rsidRDefault="00102684" w:rsidP="00076C5F">
      <w:pPr>
        <w:rPr>
          <w:rFonts w:cstheme="minorHAnsi"/>
        </w:rPr>
      </w:pPr>
    </w:p>
    <w:p w14:paraId="2AF8D6E8" w14:textId="0A502123" w:rsidR="0025340C" w:rsidRDefault="0025340C" w:rsidP="00076C5F">
      <w:pPr>
        <w:rPr>
          <w:rFonts w:cstheme="minorHAnsi"/>
        </w:rPr>
      </w:pPr>
      <w:r>
        <w:rPr>
          <w:rFonts w:cstheme="minorHAnsi"/>
        </w:rPr>
        <w:t>Das entspricht einer Gesamtverlustleistung (</w:t>
      </w:r>
      <w:proofErr w:type="spellStart"/>
      <w:r>
        <w:rPr>
          <w:rFonts w:cstheme="minorHAnsi"/>
        </w:rPr>
        <w:t>P</w:t>
      </w:r>
      <w:r>
        <w:rPr>
          <w:rFonts w:cstheme="minorHAnsi"/>
          <w:vertAlign w:val="subscript"/>
        </w:rPr>
        <w:t>tot</w:t>
      </w:r>
      <w:proofErr w:type="spellEnd"/>
      <w:r>
        <w:rPr>
          <w:rFonts w:cstheme="minorHAnsi"/>
        </w:rPr>
        <w:t>) von:</w:t>
      </w:r>
    </w:p>
    <w:p w14:paraId="42E71E5B" w14:textId="28EE3190" w:rsidR="0025340C" w:rsidRDefault="00AB7813" w:rsidP="00076C5F">
      <w:pPr>
        <w:rPr>
          <w:rFonts w:cstheme="minorHAnsi"/>
        </w:rPr>
      </w:pPr>
      <w:r>
        <w:rPr>
          <w:noProof/>
        </w:rPr>
        <w:drawing>
          <wp:anchor distT="0" distB="0" distL="114300" distR="114300" simplePos="0" relativeHeight="251715584" behindDoc="0" locked="0" layoutInCell="1" allowOverlap="1" wp14:anchorId="14602470" wp14:editId="15DE3EE5">
            <wp:simplePos x="0" y="0"/>
            <wp:positionH relativeFrom="margin">
              <wp:posOffset>-55880</wp:posOffset>
            </wp:positionH>
            <wp:positionV relativeFrom="paragraph">
              <wp:posOffset>358775</wp:posOffset>
            </wp:positionV>
            <wp:extent cx="5760720" cy="3241040"/>
            <wp:effectExtent l="0" t="0" r="0" b="0"/>
            <wp:wrapTopAndBottom/>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7"/>
                    <a:stretch>
                      <a:fillRect/>
                    </a:stretch>
                  </pic:blipFill>
                  <pic:spPr>
                    <a:xfrm>
                      <a:off x="0" y="0"/>
                      <a:ext cx="5760720" cy="3241040"/>
                    </a:xfrm>
                    <a:prstGeom prst="rect">
                      <a:avLst/>
                    </a:prstGeom>
                  </pic:spPr>
                </pic:pic>
              </a:graphicData>
            </a:graphic>
          </wp:anchor>
        </w:drawing>
      </w:r>
    </w:p>
    <w:p w14:paraId="5459BCE1" w14:textId="77777777" w:rsidR="00F639CD" w:rsidRPr="00F639CD" w:rsidRDefault="0025340C" w:rsidP="00076C5F">
      <w:pPr>
        <w:rPr>
          <w:rFonts w:cstheme="minorHAnsi"/>
          <w:lang w:val="en-GB"/>
        </w:rPr>
      </w:pPr>
      <w:proofErr w:type="spellStart"/>
      <w:r w:rsidRPr="00F639CD">
        <w:rPr>
          <w:rFonts w:cstheme="minorHAnsi"/>
          <w:lang w:val="en-GB"/>
        </w:rPr>
        <w:t>P</w:t>
      </w:r>
      <w:r w:rsidRPr="00F639CD">
        <w:rPr>
          <w:rFonts w:cstheme="minorHAnsi"/>
          <w:vertAlign w:val="subscript"/>
          <w:lang w:val="en-GB"/>
        </w:rPr>
        <w:t>tot</w:t>
      </w:r>
      <w:proofErr w:type="spellEnd"/>
      <w:r w:rsidRPr="00F639CD">
        <w:rPr>
          <w:rFonts w:cstheme="minorHAnsi"/>
          <w:vertAlign w:val="subscript"/>
          <w:lang w:val="en-GB"/>
        </w:rPr>
        <w:t xml:space="preserve"> </w:t>
      </w:r>
      <w:r w:rsidRPr="00F639CD">
        <w:rPr>
          <w:rFonts w:cstheme="minorHAnsi"/>
          <w:lang w:val="en-GB"/>
        </w:rPr>
        <w:t>= P</w:t>
      </w:r>
      <w:r w:rsidRPr="00F639CD">
        <w:rPr>
          <w:rFonts w:cstheme="minorHAnsi"/>
          <w:vertAlign w:val="subscript"/>
          <w:lang w:val="en-GB"/>
        </w:rPr>
        <w:t>CON</w:t>
      </w:r>
      <w:r w:rsidRPr="00F639CD">
        <w:rPr>
          <w:rFonts w:cstheme="minorHAnsi"/>
          <w:lang w:val="en-GB"/>
        </w:rPr>
        <w:t xml:space="preserve"> + P</w:t>
      </w:r>
      <w:r w:rsidR="00F639CD" w:rsidRPr="00F639CD">
        <w:rPr>
          <w:rFonts w:cstheme="minorHAnsi"/>
          <w:vertAlign w:val="subscript"/>
          <w:lang w:val="en-GB"/>
        </w:rPr>
        <w:t xml:space="preserve">SW </w:t>
      </w:r>
      <w:r w:rsidR="00F639CD" w:rsidRPr="00F639CD">
        <w:rPr>
          <w:rFonts w:cstheme="minorHAnsi"/>
          <w:lang w:val="en-GB"/>
        </w:rPr>
        <w:t>+ P</w:t>
      </w:r>
      <w:r w:rsidR="00F639CD" w:rsidRPr="00F639CD">
        <w:rPr>
          <w:rFonts w:cstheme="minorHAnsi"/>
          <w:vertAlign w:val="subscript"/>
          <w:lang w:val="en-GB"/>
        </w:rPr>
        <w:t>GC</w:t>
      </w:r>
      <w:r w:rsidR="00F639CD" w:rsidRPr="00F639CD">
        <w:rPr>
          <w:rFonts w:cstheme="minorHAnsi"/>
          <w:lang w:val="en-GB"/>
        </w:rPr>
        <w:t xml:space="preserve"> + P</w:t>
      </w:r>
      <w:r w:rsidR="00F639CD" w:rsidRPr="00F639CD">
        <w:rPr>
          <w:rFonts w:cstheme="minorHAnsi"/>
          <w:vertAlign w:val="subscript"/>
          <w:lang w:val="en-GB"/>
        </w:rPr>
        <w:t>Q</w:t>
      </w:r>
      <w:r w:rsidR="00F639CD" w:rsidRPr="00F639CD">
        <w:rPr>
          <w:rFonts w:cstheme="minorHAnsi"/>
          <w:lang w:val="en-GB"/>
        </w:rPr>
        <w:t xml:space="preserve"> = 0,6951W</w:t>
      </w:r>
    </w:p>
    <w:p w14:paraId="220551C0" w14:textId="77777777" w:rsidR="00F639CD" w:rsidRDefault="00F639CD" w:rsidP="00076C5F">
      <w:pPr>
        <w:rPr>
          <w:rFonts w:cstheme="minorHAnsi"/>
          <w:lang w:val="en-GB"/>
        </w:rPr>
      </w:pPr>
    </w:p>
    <w:p w14:paraId="5BFA78EB" w14:textId="77777777" w:rsidR="00F639CD" w:rsidRPr="00A215FF" w:rsidRDefault="00F639CD" w:rsidP="00076C5F">
      <w:pPr>
        <w:rPr>
          <w:lang w:val="en-GB"/>
        </w:rPr>
      </w:pPr>
    </w:p>
    <w:p w14:paraId="6AB67B8A" w14:textId="11F415F1" w:rsidR="0025340C" w:rsidRPr="00A215FF" w:rsidRDefault="00F639CD" w:rsidP="00076C5F">
      <w:pPr>
        <w:rPr>
          <w:rFonts w:cstheme="minorHAnsi"/>
          <w:lang w:val="en-GB"/>
        </w:rPr>
      </w:pPr>
      <w:r w:rsidRPr="00A215FF">
        <w:rPr>
          <w:rFonts w:cstheme="minorHAnsi"/>
          <w:vertAlign w:val="subscript"/>
          <w:lang w:val="en-GB"/>
        </w:rPr>
        <w:t xml:space="preserve">    </w:t>
      </w:r>
    </w:p>
    <w:p w14:paraId="1A522273" w14:textId="6868ADD3" w:rsidR="0025340C" w:rsidRPr="00D42572" w:rsidRDefault="0025340C" w:rsidP="0025340C">
      <w:pPr>
        <w:rPr>
          <w:b/>
          <w:bCs/>
        </w:rPr>
      </w:pPr>
      <w:r w:rsidRPr="00D42572">
        <w:rPr>
          <w:b/>
          <w:bCs/>
          <w:noProof/>
        </w:rPr>
        <w:lastRenderedPageBreak/>
        <w:drawing>
          <wp:anchor distT="0" distB="0" distL="114300" distR="114300" simplePos="0" relativeHeight="251717632" behindDoc="0" locked="0" layoutInCell="1" allowOverlap="1" wp14:anchorId="25F38C73" wp14:editId="12E15F22">
            <wp:simplePos x="0" y="0"/>
            <wp:positionH relativeFrom="margin">
              <wp:align>left</wp:align>
            </wp:positionH>
            <wp:positionV relativeFrom="paragraph">
              <wp:posOffset>238098</wp:posOffset>
            </wp:positionV>
            <wp:extent cx="5760720" cy="2940685"/>
            <wp:effectExtent l="0" t="0" r="0" b="0"/>
            <wp:wrapTopAndBottom/>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8"/>
                    <a:stretch>
                      <a:fillRect/>
                    </a:stretch>
                  </pic:blipFill>
                  <pic:spPr>
                    <a:xfrm>
                      <a:off x="0" y="0"/>
                      <a:ext cx="5760720" cy="2940685"/>
                    </a:xfrm>
                    <a:prstGeom prst="rect">
                      <a:avLst/>
                    </a:prstGeom>
                  </pic:spPr>
                </pic:pic>
              </a:graphicData>
            </a:graphic>
          </wp:anchor>
        </w:drawing>
      </w:r>
      <w:r w:rsidRPr="00D42572">
        <w:rPr>
          <w:b/>
          <w:bCs/>
        </w:rPr>
        <w:t>Für 3,3V Ausgangsspannung, 0,9A maximaler Ausgangsstrom gilt:</w:t>
      </w:r>
    </w:p>
    <w:p w14:paraId="3260BAA9" w14:textId="7FCC3CFA" w:rsidR="0025340C" w:rsidRDefault="0025340C" w:rsidP="00076C5F">
      <w:pPr>
        <w:rPr>
          <w:rFonts w:cstheme="minorHAnsi"/>
        </w:rPr>
      </w:pPr>
    </w:p>
    <w:p w14:paraId="3C76B4E1" w14:textId="77777777" w:rsidR="00F639CD" w:rsidRDefault="00F639CD" w:rsidP="00F639CD">
      <w:pPr>
        <w:rPr>
          <w:rFonts w:cstheme="minorHAnsi"/>
        </w:rPr>
      </w:pPr>
      <w:r>
        <w:rPr>
          <w:rFonts w:cstheme="minorHAnsi"/>
        </w:rPr>
        <w:t>Das entspricht einer Gesamtverlustleistung (</w:t>
      </w:r>
      <w:proofErr w:type="spellStart"/>
      <w:r>
        <w:rPr>
          <w:rFonts w:cstheme="minorHAnsi"/>
        </w:rPr>
        <w:t>P</w:t>
      </w:r>
      <w:r>
        <w:rPr>
          <w:rFonts w:cstheme="minorHAnsi"/>
          <w:vertAlign w:val="subscript"/>
        </w:rPr>
        <w:t>tot</w:t>
      </w:r>
      <w:proofErr w:type="spellEnd"/>
      <w:r>
        <w:rPr>
          <w:rFonts w:cstheme="minorHAnsi"/>
        </w:rPr>
        <w:t>) von:</w:t>
      </w:r>
    </w:p>
    <w:p w14:paraId="3105E924" w14:textId="77777777" w:rsidR="00F639CD" w:rsidRDefault="00F639CD" w:rsidP="00F639CD">
      <w:pPr>
        <w:rPr>
          <w:rFonts w:cstheme="minorHAnsi"/>
        </w:rPr>
      </w:pPr>
    </w:p>
    <w:p w14:paraId="4ACDD5E8" w14:textId="17AC8707" w:rsidR="00F639CD" w:rsidRPr="00F639CD" w:rsidRDefault="00F639CD" w:rsidP="00F639CD">
      <w:pPr>
        <w:rPr>
          <w:rFonts w:cstheme="minorHAnsi"/>
          <w:lang w:val="en-GB"/>
        </w:rPr>
      </w:pPr>
      <w:proofErr w:type="spellStart"/>
      <w:r w:rsidRPr="00F639CD">
        <w:rPr>
          <w:rFonts w:cstheme="minorHAnsi"/>
          <w:lang w:val="en-GB"/>
        </w:rPr>
        <w:t>P</w:t>
      </w:r>
      <w:r w:rsidRPr="00F639CD">
        <w:rPr>
          <w:rFonts w:cstheme="minorHAnsi"/>
          <w:vertAlign w:val="subscript"/>
          <w:lang w:val="en-GB"/>
        </w:rPr>
        <w:t>tot</w:t>
      </w:r>
      <w:proofErr w:type="spellEnd"/>
      <w:r w:rsidRPr="00F639CD">
        <w:rPr>
          <w:rFonts w:cstheme="minorHAnsi"/>
          <w:vertAlign w:val="subscript"/>
          <w:lang w:val="en-GB"/>
        </w:rPr>
        <w:t xml:space="preserve"> </w:t>
      </w:r>
      <w:r w:rsidRPr="00F639CD">
        <w:rPr>
          <w:rFonts w:cstheme="minorHAnsi"/>
          <w:lang w:val="en-GB"/>
        </w:rPr>
        <w:t>= P</w:t>
      </w:r>
      <w:r w:rsidRPr="00F639CD">
        <w:rPr>
          <w:rFonts w:cstheme="minorHAnsi"/>
          <w:vertAlign w:val="subscript"/>
          <w:lang w:val="en-GB"/>
        </w:rPr>
        <w:t>CON</w:t>
      </w:r>
      <w:r w:rsidRPr="00F639CD">
        <w:rPr>
          <w:rFonts w:cstheme="minorHAnsi"/>
          <w:lang w:val="en-GB"/>
        </w:rPr>
        <w:t xml:space="preserve"> + P</w:t>
      </w:r>
      <w:r w:rsidRPr="00F639CD">
        <w:rPr>
          <w:rFonts w:cstheme="minorHAnsi"/>
          <w:vertAlign w:val="subscript"/>
          <w:lang w:val="en-GB"/>
        </w:rPr>
        <w:t xml:space="preserve">SW </w:t>
      </w:r>
      <w:r w:rsidRPr="00F639CD">
        <w:rPr>
          <w:rFonts w:cstheme="minorHAnsi"/>
          <w:lang w:val="en-GB"/>
        </w:rPr>
        <w:t>+ P</w:t>
      </w:r>
      <w:r w:rsidRPr="00F639CD">
        <w:rPr>
          <w:rFonts w:cstheme="minorHAnsi"/>
          <w:vertAlign w:val="subscript"/>
          <w:lang w:val="en-GB"/>
        </w:rPr>
        <w:t>GC</w:t>
      </w:r>
      <w:r w:rsidRPr="00F639CD">
        <w:rPr>
          <w:rFonts w:cstheme="minorHAnsi"/>
          <w:lang w:val="en-GB"/>
        </w:rPr>
        <w:t xml:space="preserve"> + P</w:t>
      </w:r>
      <w:r w:rsidRPr="00F639CD">
        <w:rPr>
          <w:rFonts w:cstheme="minorHAnsi"/>
          <w:vertAlign w:val="subscript"/>
          <w:lang w:val="en-GB"/>
        </w:rPr>
        <w:t>Q</w:t>
      </w:r>
      <w:r w:rsidRPr="00F639CD">
        <w:rPr>
          <w:rFonts w:cstheme="minorHAnsi"/>
          <w:lang w:val="en-GB"/>
        </w:rPr>
        <w:t xml:space="preserve"> = 0,</w:t>
      </w:r>
      <w:r>
        <w:rPr>
          <w:rFonts w:cstheme="minorHAnsi"/>
          <w:lang w:val="en-GB"/>
        </w:rPr>
        <w:t>1747</w:t>
      </w:r>
      <w:r w:rsidRPr="00F639CD">
        <w:rPr>
          <w:rFonts w:cstheme="minorHAnsi"/>
          <w:lang w:val="en-GB"/>
        </w:rPr>
        <w:t>W</w:t>
      </w:r>
    </w:p>
    <w:p w14:paraId="110FDF69" w14:textId="0CD8264B" w:rsidR="0025340C" w:rsidRDefault="0025340C" w:rsidP="00076C5F">
      <w:pPr>
        <w:rPr>
          <w:rFonts w:cstheme="minorHAnsi"/>
          <w:lang w:val="en-GB"/>
        </w:rPr>
      </w:pPr>
    </w:p>
    <w:p w14:paraId="55ED970C" w14:textId="4A804D6F" w:rsidR="00700C96" w:rsidRDefault="00700C96" w:rsidP="00A42A08">
      <w:pPr>
        <w:pStyle w:val="berschrift1"/>
      </w:pPr>
      <w:r w:rsidRPr="00700C96">
        <w:t>2.18.3 S</w:t>
      </w:r>
      <w:r>
        <w:t>imulation</w:t>
      </w:r>
    </w:p>
    <w:p w14:paraId="37277AC9" w14:textId="009E343C" w:rsidR="00700C96" w:rsidRDefault="00700C96" w:rsidP="00076C5F">
      <w:pPr>
        <w:rPr>
          <w:rFonts w:cstheme="minorHAnsi"/>
        </w:rPr>
      </w:pPr>
    </w:p>
    <w:p w14:paraId="504692A6" w14:textId="04430181" w:rsidR="00700C96" w:rsidRDefault="00700C96" w:rsidP="00076C5F">
      <w:pPr>
        <w:rPr>
          <w:rFonts w:cstheme="minorHAnsi"/>
        </w:rPr>
      </w:pPr>
      <w:r>
        <w:rPr>
          <w:rFonts w:cstheme="minorHAnsi"/>
        </w:rPr>
        <w:t>Die Simulation wurde als essenziell angesehen, da diese eine</w:t>
      </w:r>
      <w:r w:rsidR="00AE5EF9">
        <w:rPr>
          <w:rFonts w:cstheme="minorHAnsi"/>
        </w:rPr>
        <w:t>n</w:t>
      </w:r>
      <w:r>
        <w:rPr>
          <w:rFonts w:cstheme="minorHAnsi"/>
        </w:rPr>
        <w:t xml:space="preserve"> ungefähr</w:t>
      </w:r>
      <w:r w:rsidR="00BC224E">
        <w:rPr>
          <w:rFonts w:cstheme="minorHAnsi"/>
        </w:rPr>
        <w:t>en</w:t>
      </w:r>
      <w:r w:rsidR="00AE5EF9">
        <w:rPr>
          <w:rFonts w:cstheme="minorHAnsi"/>
        </w:rPr>
        <w:t xml:space="preserve"> </w:t>
      </w:r>
      <w:r w:rsidR="00E62A63">
        <w:rPr>
          <w:rFonts w:cstheme="minorHAnsi"/>
        </w:rPr>
        <w:t>Strom- und Spannungs</w:t>
      </w:r>
      <w:r w:rsidR="00AE5EF9">
        <w:rPr>
          <w:rFonts w:cstheme="minorHAnsi"/>
        </w:rPr>
        <w:t xml:space="preserve">verlauf zeigt. Als Software wurde dazu </w:t>
      </w:r>
      <w:proofErr w:type="spellStart"/>
      <w:r w:rsidR="00AE5EF9">
        <w:rPr>
          <w:rFonts w:cstheme="minorHAnsi"/>
        </w:rPr>
        <w:t>LTSpice</w:t>
      </w:r>
      <w:proofErr w:type="spellEnd"/>
      <w:r w:rsidR="00AE5EF9">
        <w:rPr>
          <w:rFonts w:cstheme="minorHAnsi"/>
        </w:rPr>
        <w:t xml:space="preserve"> benutzt, aufgrund </w:t>
      </w:r>
      <w:r w:rsidR="00352E48">
        <w:rPr>
          <w:rFonts w:cstheme="minorHAnsi"/>
        </w:rPr>
        <w:t xml:space="preserve">der vertrauten Oberfläche und </w:t>
      </w:r>
      <w:r w:rsidR="00AE5EF9">
        <w:rPr>
          <w:rFonts w:cstheme="minorHAnsi"/>
        </w:rPr>
        <w:t xml:space="preserve">der trivialen </w:t>
      </w:r>
      <w:r w:rsidR="00E62A63">
        <w:rPr>
          <w:rFonts w:cstheme="minorHAnsi"/>
        </w:rPr>
        <w:t>Benutzung</w:t>
      </w:r>
      <w:r w:rsidR="00352E48">
        <w:rPr>
          <w:rFonts w:cstheme="minorHAnsi"/>
        </w:rPr>
        <w:t>.</w:t>
      </w:r>
      <w:r w:rsidR="00F40680">
        <w:rPr>
          <w:rFonts w:cstheme="minorHAnsi"/>
        </w:rPr>
        <w:t xml:space="preserve"> In der Simulation wird zu erkennen sein</w:t>
      </w:r>
      <w:r w:rsidR="00493B5A">
        <w:rPr>
          <w:rFonts w:cstheme="minorHAnsi"/>
        </w:rPr>
        <w:t>,</w:t>
      </w:r>
      <w:r w:rsidR="00F40680">
        <w:rPr>
          <w:rFonts w:cstheme="minorHAnsi"/>
        </w:rPr>
        <w:t xml:space="preserve"> das</w:t>
      </w:r>
      <w:r w:rsidR="00493B5A">
        <w:rPr>
          <w:rFonts w:cstheme="minorHAnsi"/>
        </w:rPr>
        <w:t>s</w:t>
      </w:r>
      <w:r w:rsidR="00F40680">
        <w:rPr>
          <w:rFonts w:cstheme="minorHAnsi"/>
        </w:rPr>
        <w:t xml:space="preserve"> der IC(TPS54331) nicht verwendet wird. Der Grund dafür ist, dass es diesen Baustein nicht in </w:t>
      </w:r>
      <w:proofErr w:type="spellStart"/>
      <w:r w:rsidR="00F40680">
        <w:rPr>
          <w:rFonts w:cstheme="minorHAnsi"/>
        </w:rPr>
        <w:t>LTSpice</w:t>
      </w:r>
      <w:proofErr w:type="spellEnd"/>
      <w:r w:rsidR="00F40680">
        <w:rPr>
          <w:rFonts w:cstheme="minorHAnsi"/>
        </w:rPr>
        <w:t xml:space="preserve"> gibt. Der IC übernimmt aber den Schaltvorgang. </w:t>
      </w:r>
      <w:r w:rsidR="00443A9B">
        <w:rPr>
          <w:rFonts w:cstheme="minorHAnsi"/>
        </w:rPr>
        <w:t>Das bedeutet in dieser Simulation</w:t>
      </w:r>
      <w:r w:rsidR="00F40680">
        <w:rPr>
          <w:rFonts w:cstheme="minorHAnsi"/>
        </w:rPr>
        <w:t xml:space="preserve"> wurde es näherungsweise mit einem MOS-FET und einer spannungsgesteuerten Versorgung implementiert. </w:t>
      </w:r>
      <w:r w:rsidR="004911A7">
        <w:rPr>
          <w:rFonts w:cstheme="minorHAnsi"/>
        </w:rPr>
        <w:t xml:space="preserve">Außerdem ist die </w:t>
      </w:r>
      <w:proofErr w:type="spellStart"/>
      <w:r w:rsidR="004911A7">
        <w:rPr>
          <w:rFonts w:cstheme="minorHAnsi"/>
        </w:rPr>
        <w:t>Shottky</w:t>
      </w:r>
      <w:proofErr w:type="spellEnd"/>
      <w:r w:rsidR="004911A7">
        <w:rPr>
          <w:rFonts w:cstheme="minorHAnsi"/>
        </w:rPr>
        <w:t xml:space="preserve">-Diode in </w:t>
      </w:r>
      <w:proofErr w:type="spellStart"/>
      <w:r w:rsidR="004911A7">
        <w:rPr>
          <w:rFonts w:cstheme="minorHAnsi"/>
        </w:rPr>
        <w:t>LTSpice</w:t>
      </w:r>
      <w:proofErr w:type="spellEnd"/>
      <w:r w:rsidR="004911A7">
        <w:rPr>
          <w:rFonts w:cstheme="minorHAnsi"/>
        </w:rPr>
        <w:t xml:space="preserve"> ebenfalls nicht vorhanden. Hier wurde eine Diode genommen, die ähnliche Eigenschaften hat. </w:t>
      </w:r>
      <w:r w:rsidR="00F40680">
        <w:rPr>
          <w:rFonts w:cstheme="minorHAnsi"/>
        </w:rPr>
        <w:t xml:space="preserve">Die Einstellung der Ausgangsspannung übernimmt im echten Layout der Spannungsteiler. In </w:t>
      </w:r>
      <w:proofErr w:type="spellStart"/>
      <w:r w:rsidR="00F40680">
        <w:rPr>
          <w:rFonts w:cstheme="minorHAnsi"/>
        </w:rPr>
        <w:t>LTSpice</w:t>
      </w:r>
      <w:proofErr w:type="spellEnd"/>
      <w:r w:rsidR="00F40680">
        <w:rPr>
          <w:rFonts w:cstheme="minorHAnsi"/>
        </w:rPr>
        <w:t xml:space="preserve"> wird dieser als Last angesehen, was zur Folge hätte, dass der Ausgangsstrom </w:t>
      </w:r>
      <w:r w:rsidR="00443A9B">
        <w:rPr>
          <w:rFonts w:cstheme="minorHAnsi"/>
        </w:rPr>
        <w:t xml:space="preserve">in den </w:t>
      </w:r>
      <w:proofErr w:type="spellStart"/>
      <w:r w:rsidR="00443A9B">
        <w:rPr>
          <w:rFonts w:cstheme="minorHAnsi"/>
        </w:rPr>
        <w:t>lückenden</w:t>
      </w:r>
      <w:proofErr w:type="spellEnd"/>
      <w:r w:rsidR="00443A9B">
        <w:rPr>
          <w:rFonts w:cstheme="minorHAnsi"/>
        </w:rPr>
        <w:t xml:space="preserve"> Betrieb kommt. Als Last wird hier also einen kleinen Widerstand genommen, um das gewünschte Ergebnis zu erzielen. Die aufgezählten Änderungen werden dann dargestellt.</w:t>
      </w:r>
    </w:p>
    <w:p w14:paraId="04A8BF51" w14:textId="58C04630" w:rsidR="00443A9B" w:rsidRDefault="00443A9B" w:rsidP="00076C5F">
      <w:pPr>
        <w:rPr>
          <w:rFonts w:cstheme="minorHAnsi"/>
        </w:rPr>
      </w:pPr>
    </w:p>
    <w:p w14:paraId="7C1DFDBE" w14:textId="1F251517" w:rsidR="00443A9B" w:rsidRPr="00D42572" w:rsidRDefault="002D38D1" w:rsidP="00443A9B">
      <w:pPr>
        <w:rPr>
          <w:b/>
          <w:bCs/>
        </w:rPr>
      </w:pPr>
      <w:r w:rsidRPr="00D42572">
        <w:rPr>
          <w:b/>
          <w:bCs/>
          <w:noProof/>
        </w:rPr>
        <w:drawing>
          <wp:anchor distT="0" distB="0" distL="114300" distR="114300" simplePos="0" relativeHeight="251738112" behindDoc="0" locked="0" layoutInCell="1" allowOverlap="1" wp14:anchorId="6CA6DA9C" wp14:editId="579A2246">
            <wp:simplePos x="0" y="0"/>
            <wp:positionH relativeFrom="column">
              <wp:posOffset>0</wp:posOffset>
            </wp:positionH>
            <wp:positionV relativeFrom="paragraph">
              <wp:posOffset>152400</wp:posOffset>
            </wp:positionV>
            <wp:extent cx="5760720" cy="2294255"/>
            <wp:effectExtent l="0" t="0" r="0" b="0"/>
            <wp:wrapTopAndBottom/>
            <wp:docPr id="44" name="Grafik 44" descr="Ein Bild, das Text, verschieden, Regal,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verschieden, Regal, mehrere enthält.&#10;&#10;Automatisch generierte Beschreibung"/>
                    <pic:cNvPicPr/>
                  </pic:nvPicPr>
                  <pic:blipFill>
                    <a:blip r:embed="rId49"/>
                    <a:stretch>
                      <a:fillRect/>
                    </a:stretch>
                  </pic:blipFill>
                  <pic:spPr>
                    <a:xfrm>
                      <a:off x="0" y="0"/>
                      <a:ext cx="5760720" cy="2294255"/>
                    </a:xfrm>
                    <a:prstGeom prst="rect">
                      <a:avLst/>
                    </a:prstGeom>
                  </pic:spPr>
                </pic:pic>
              </a:graphicData>
            </a:graphic>
          </wp:anchor>
        </w:drawing>
      </w:r>
      <w:r w:rsidR="00443A9B" w:rsidRPr="00D42572">
        <w:rPr>
          <w:b/>
          <w:bCs/>
        </w:rPr>
        <w:t>Für 5V Ausgangsspannung, 3A maximaler Ausgangsstrom gilt:</w:t>
      </w:r>
    </w:p>
    <w:p w14:paraId="63518F61" w14:textId="353BEA27" w:rsidR="00443A9B" w:rsidRDefault="006461D4" w:rsidP="003231B3">
      <w:pPr>
        <w:pStyle w:val="Untertitel"/>
      </w:pPr>
      <w:r>
        <w:t xml:space="preserve">Abb. Aufbau der Simulation in </w:t>
      </w:r>
      <w:proofErr w:type="spellStart"/>
      <w:r>
        <w:t>LTSpice</w:t>
      </w:r>
      <w:proofErr w:type="spellEnd"/>
      <w:r>
        <w:t xml:space="preserve"> (5V Ausgangsspannung, 3A Ausgangsstrom)</w:t>
      </w:r>
    </w:p>
    <w:p w14:paraId="56929B21" w14:textId="51562D55" w:rsidR="00A751BD" w:rsidRPr="00A751BD" w:rsidRDefault="00A751BD" w:rsidP="00A751BD">
      <w:r>
        <w:rPr>
          <w:rFonts w:cstheme="minorHAnsi"/>
        </w:rPr>
        <w:lastRenderedPageBreak/>
        <w:t xml:space="preserve">Die rechte Seite des Aufbaus zeigt den eigentlichen </w:t>
      </w:r>
      <w:proofErr w:type="spellStart"/>
      <w:r>
        <w:rPr>
          <w:rFonts w:cstheme="minorHAnsi"/>
        </w:rPr>
        <w:t>Step</w:t>
      </w:r>
      <w:proofErr w:type="spellEnd"/>
      <w:r>
        <w:rPr>
          <w:rFonts w:cstheme="minorHAnsi"/>
        </w:rPr>
        <w:t>-Down Aufbau, mit dem Unterschied, dass drei Kondensatoren ausgangsseitig angeschlossen wurden statt einem. Diese haben die Aufgabe die Ausgangsspannung zu glätten und dass diese schneller einpendelt. Dieser Teil des Aufbaus wurde im eigentlichen Layout übernommen. Die Last zeigt einen kleinen Widerstand. Dieser dient dazu, den Ausgangsstrom einzustellen.</w:t>
      </w:r>
    </w:p>
    <w:p w14:paraId="0523E100" w14:textId="4C7B678F" w:rsidR="00352E48" w:rsidRDefault="00352E48" w:rsidP="00076C5F">
      <w:pPr>
        <w:rPr>
          <w:rFonts w:cstheme="minorHAnsi"/>
        </w:rPr>
      </w:pPr>
    </w:p>
    <w:p w14:paraId="6C453155" w14:textId="525A4C52" w:rsidR="00FF65E0" w:rsidRDefault="00FF65E0" w:rsidP="00076C5F">
      <w:pPr>
        <w:rPr>
          <w:rFonts w:cstheme="minorHAnsi"/>
        </w:rPr>
      </w:pPr>
      <w:r>
        <w:rPr>
          <w:noProof/>
        </w:rPr>
        <w:drawing>
          <wp:anchor distT="0" distB="0" distL="114300" distR="114300" simplePos="0" relativeHeight="251727872" behindDoc="0" locked="0" layoutInCell="1" allowOverlap="1" wp14:anchorId="6F314F37" wp14:editId="1F4A7BAD">
            <wp:simplePos x="0" y="0"/>
            <wp:positionH relativeFrom="margin">
              <wp:align>right</wp:align>
            </wp:positionH>
            <wp:positionV relativeFrom="paragraph">
              <wp:posOffset>809625</wp:posOffset>
            </wp:positionV>
            <wp:extent cx="5760720" cy="2264410"/>
            <wp:effectExtent l="0" t="0" r="0" b="254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264410"/>
                    </a:xfrm>
                    <a:prstGeom prst="rect">
                      <a:avLst/>
                    </a:prstGeom>
                  </pic:spPr>
                </pic:pic>
              </a:graphicData>
            </a:graphic>
          </wp:anchor>
        </w:drawing>
      </w:r>
      <w:r w:rsidR="006461D4">
        <w:rPr>
          <w:rFonts w:cstheme="minorHAnsi"/>
        </w:rPr>
        <w:t>Der Aufbau zeigt die Eingangsspannung, die bei 24</w:t>
      </w:r>
      <w:r>
        <w:rPr>
          <w:rFonts w:cstheme="minorHAnsi"/>
        </w:rPr>
        <w:t>V</w:t>
      </w:r>
      <w:r w:rsidR="006461D4">
        <w:rPr>
          <w:rFonts w:cstheme="minorHAnsi"/>
        </w:rPr>
        <w:t xml:space="preserve"> liegt. Der MOS-FET (BSC028N06LS3) wurde verwendet, da dieser ungefähr </w:t>
      </w:r>
      <w:r w:rsidR="004911A7">
        <w:rPr>
          <w:rFonts w:cstheme="minorHAnsi"/>
        </w:rPr>
        <w:t>dieselben</w:t>
      </w:r>
      <w:r w:rsidR="006461D4">
        <w:rPr>
          <w:rFonts w:cstheme="minorHAnsi"/>
        </w:rPr>
        <w:t xml:space="preserve"> Eigenschaften hat</w:t>
      </w:r>
      <w:r w:rsidR="004911A7">
        <w:rPr>
          <w:rFonts w:cstheme="minorHAnsi"/>
        </w:rPr>
        <w:t xml:space="preserve">, wie der integrierte MOS-FET im IC. </w:t>
      </w:r>
      <w:r w:rsidR="00694853">
        <w:rPr>
          <w:rFonts w:cstheme="minorHAnsi"/>
        </w:rPr>
        <w:t xml:space="preserve">Um den Schaltvorgang des MOS-FETs zu simulieren, wird dieser mit dem nächsten Abbild dargestellten Rechteckimpuls angesteuert. </w:t>
      </w:r>
      <w:r w:rsidR="00541DCC">
        <w:rPr>
          <w:rFonts w:cstheme="minorHAnsi"/>
        </w:rPr>
        <w:t xml:space="preserve">Dieser Aufbau </w:t>
      </w:r>
      <w:r w:rsidR="00A751BD">
        <w:rPr>
          <w:rFonts w:cstheme="minorHAnsi"/>
        </w:rPr>
        <w:t>beinhaltet</w:t>
      </w:r>
      <w:r w:rsidR="00541DCC">
        <w:rPr>
          <w:rFonts w:cstheme="minorHAnsi"/>
        </w:rPr>
        <w:t xml:space="preserve"> eine Induktivität mit 12µH und eine Ausgangslast von 1.66Ω.</w:t>
      </w:r>
    </w:p>
    <w:p w14:paraId="6899C02C" w14:textId="393F7330" w:rsidR="00FF65E0" w:rsidRDefault="00097194" w:rsidP="000D0D1E">
      <w:pPr>
        <w:pStyle w:val="Untertitel"/>
      </w:pPr>
      <w:r>
        <w:t>Abb. Steuersignal des Gate-Anschlusses am MOS-</w:t>
      </w:r>
      <w:proofErr w:type="gramStart"/>
      <w:r>
        <w:t>FET</w:t>
      </w:r>
      <w:r w:rsidR="00A751BD">
        <w:t>(</w:t>
      </w:r>
      <w:proofErr w:type="gramEnd"/>
      <w:r w:rsidR="00A751BD">
        <w:t>12,5V Amplitude)</w:t>
      </w:r>
    </w:p>
    <w:p w14:paraId="0D03FC45" w14:textId="77777777" w:rsidR="00FF65E0" w:rsidRDefault="00FF65E0" w:rsidP="00076C5F">
      <w:pPr>
        <w:rPr>
          <w:rFonts w:cstheme="minorHAnsi"/>
        </w:rPr>
      </w:pPr>
    </w:p>
    <w:p w14:paraId="4E842C89" w14:textId="77777777" w:rsidR="00FF65E0" w:rsidRDefault="00FF65E0" w:rsidP="00076C5F">
      <w:pPr>
        <w:rPr>
          <w:rFonts w:cstheme="minorHAnsi"/>
        </w:rPr>
      </w:pPr>
    </w:p>
    <w:p w14:paraId="39C1C312" w14:textId="1234A1F8" w:rsidR="00FF65E0" w:rsidRDefault="00FF65E0" w:rsidP="00076C5F">
      <w:pPr>
        <w:rPr>
          <w:rFonts w:cstheme="minorHAnsi"/>
        </w:rPr>
      </w:pPr>
      <w:r>
        <w:rPr>
          <w:rFonts w:cstheme="minorHAnsi"/>
        </w:rPr>
        <w:t xml:space="preserve">Das Rechtecksignal hat eine Periodendauer von 2µs. Der Duty-Cycle beträgt 50%, </w:t>
      </w:r>
      <w:r w:rsidR="00097194">
        <w:rPr>
          <w:rFonts w:cstheme="minorHAnsi"/>
        </w:rPr>
        <w:t>das</w:t>
      </w:r>
      <w:r>
        <w:rPr>
          <w:rFonts w:cstheme="minorHAnsi"/>
        </w:rPr>
        <w:t xml:space="preserve"> </w:t>
      </w:r>
      <w:r w:rsidR="00097194">
        <w:rPr>
          <w:rFonts w:cstheme="minorHAnsi"/>
        </w:rPr>
        <w:t>bedeutet,</w:t>
      </w:r>
      <w:r>
        <w:rPr>
          <w:rFonts w:cstheme="minorHAnsi"/>
        </w:rPr>
        <w:t xml:space="preserve"> dass die Einschaltphase 1µs und die Ausschaltphase 1µs </w:t>
      </w:r>
      <w:r w:rsidR="00097194">
        <w:rPr>
          <w:rFonts w:cstheme="minorHAnsi"/>
        </w:rPr>
        <w:t>beträgt</w:t>
      </w:r>
      <w:r>
        <w:rPr>
          <w:rFonts w:cstheme="minorHAnsi"/>
        </w:rPr>
        <w:t>. Die Amplitude beträgt 12.5V. Die Amplitudengröße</w:t>
      </w:r>
      <w:r w:rsidR="00097194">
        <w:rPr>
          <w:rFonts w:cstheme="minorHAnsi"/>
        </w:rPr>
        <w:t xml:space="preserve"> und die Schaltzeit</w:t>
      </w:r>
      <w:r>
        <w:rPr>
          <w:rFonts w:cstheme="minorHAnsi"/>
        </w:rPr>
        <w:t xml:space="preserve"> ist</w:t>
      </w:r>
      <w:r w:rsidR="00097194">
        <w:rPr>
          <w:rFonts w:cstheme="minorHAnsi"/>
        </w:rPr>
        <w:t xml:space="preserve"> in dieser Simulation relevant, da die Amplitude und die Schaltzeit Faktoren für die Ausgangsspannung sind. </w:t>
      </w:r>
    </w:p>
    <w:p w14:paraId="22B085C1" w14:textId="1C683E6D" w:rsidR="00FF65E0" w:rsidRDefault="00FF65E0" w:rsidP="00076C5F">
      <w:pPr>
        <w:rPr>
          <w:rFonts w:cstheme="minorHAnsi"/>
        </w:rPr>
      </w:pPr>
    </w:p>
    <w:p w14:paraId="3540B962" w14:textId="662F95E4" w:rsidR="00352E48" w:rsidRDefault="00A751BD" w:rsidP="00076C5F">
      <w:pPr>
        <w:rPr>
          <w:rFonts w:cstheme="minorHAnsi"/>
        </w:rPr>
      </w:pPr>
      <w:r>
        <w:rPr>
          <w:noProof/>
        </w:rPr>
        <w:drawing>
          <wp:anchor distT="0" distB="0" distL="114300" distR="114300" simplePos="0" relativeHeight="251729920" behindDoc="0" locked="0" layoutInCell="1" allowOverlap="1" wp14:anchorId="14902DAF" wp14:editId="56A4A3F7">
            <wp:simplePos x="0" y="0"/>
            <wp:positionH relativeFrom="margin">
              <wp:align>right</wp:align>
            </wp:positionH>
            <wp:positionV relativeFrom="paragraph">
              <wp:posOffset>204470</wp:posOffset>
            </wp:positionV>
            <wp:extent cx="5760720" cy="227203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72030"/>
                    </a:xfrm>
                    <a:prstGeom prst="rect">
                      <a:avLst/>
                    </a:prstGeom>
                  </pic:spPr>
                </pic:pic>
              </a:graphicData>
            </a:graphic>
          </wp:anchor>
        </w:drawing>
      </w:r>
      <w:r w:rsidR="003231B3">
        <w:rPr>
          <w:rFonts w:cstheme="minorHAnsi"/>
        </w:rPr>
        <w:t xml:space="preserve"> </w:t>
      </w:r>
    </w:p>
    <w:p w14:paraId="28B05F8A" w14:textId="74DFCBA0" w:rsidR="00B97806" w:rsidRDefault="00B97806" w:rsidP="0041153F">
      <w:pPr>
        <w:pStyle w:val="Untertitel"/>
      </w:pPr>
      <w:r>
        <w:t xml:space="preserve">Abb. Spannungsverlauf am Ausgang </w:t>
      </w:r>
    </w:p>
    <w:p w14:paraId="41F098E7" w14:textId="3B3BCB5C" w:rsidR="00B97806" w:rsidRDefault="00B97806" w:rsidP="00076C5F">
      <w:pPr>
        <w:rPr>
          <w:rFonts w:cstheme="minorHAnsi"/>
        </w:rPr>
      </w:pPr>
    </w:p>
    <w:p w14:paraId="576A9D8A" w14:textId="043ED909" w:rsidR="00B97806" w:rsidRDefault="00B97806" w:rsidP="00076C5F">
      <w:pPr>
        <w:rPr>
          <w:rFonts w:cstheme="minorHAnsi"/>
        </w:rPr>
      </w:pPr>
      <w:r>
        <w:rPr>
          <w:rFonts w:cstheme="minorHAnsi"/>
        </w:rPr>
        <w:t>Der Spannungsverlauf zeigt in der ersten Millisekunde ein Schwingverhalten. Dieser schwingt nach</w:t>
      </w:r>
      <w:r w:rsidR="00BC224E">
        <w:rPr>
          <w:rFonts w:cstheme="minorHAnsi"/>
        </w:rPr>
        <w:t xml:space="preserve"> 150µs</w:t>
      </w:r>
      <w:r>
        <w:rPr>
          <w:rFonts w:cstheme="minorHAnsi"/>
        </w:rPr>
        <w:t xml:space="preserve"> auf 7,4V</w:t>
      </w:r>
      <w:r w:rsidR="00BC224E">
        <w:rPr>
          <w:rFonts w:cstheme="minorHAnsi"/>
        </w:rPr>
        <w:t xml:space="preserve">. Der Verlauf schwingt bis zu der Zeit 1,5ms. Nach dieser Zeit hat sich die Spannung eingependelt und das Ergebnis ist eine konstante Ausgangsspannung, die 4,8V beträgt. </w:t>
      </w:r>
    </w:p>
    <w:p w14:paraId="15D2D058" w14:textId="538F7577" w:rsidR="0073573B" w:rsidRDefault="0073573B" w:rsidP="00076C5F">
      <w:pPr>
        <w:rPr>
          <w:rFonts w:cstheme="minorHAnsi"/>
        </w:rPr>
      </w:pPr>
    </w:p>
    <w:p w14:paraId="419A4A98" w14:textId="11509C28" w:rsidR="0073573B" w:rsidRDefault="004814B0" w:rsidP="00076C5F">
      <w:pPr>
        <w:rPr>
          <w:rFonts w:cstheme="minorHAnsi"/>
        </w:rPr>
      </w:pPr>
      <w:r>
        <w:rPr>
          <w:noProof/>
        </w:rPr>
        <w:lastRenderedPageBreak/>
        <w:drawing>
          <wp:anchor distT="0" distB="0" distL="114300" distR="114300" simplePos="0" relativeHeight="251731968" behindDoc="0" locked="0" layoutInCell="1" allowOverlap="1" wp14:anchorId="5C83608E" wp14:editId="371C0001">
            <wp:simplePos x="0" y="0"/>
            <wp:positionH relativeFrom="column">
              <wp:posOffset>0</wp:posOffset>
            </wp:positionH>
            <wp:positionV relativeFrom="paragraph">
              <wp:posOffset>152400</wp:posOffset>
            </wp:positionV>
            <wp:extent cx="5760720" cy="2264410"/>
            <wp:effectExtent l="0" t="0" r="0"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64410"/>
                    </a:xfrm>
                    <a:prstGeom prst="rect">
                      <a:avLst/>
                    </a:prstGeom>
                  </pic:spPr>
                </pic:pic>
              </a:graphicData>
            </a:graphic>
          </wp:anchor>
        </w:drawing>
      </w:r>
    </w:p>
    <w:p w14:paraId="7841988F" w14:textId="169D0411" w:rsidR="00B97806" w:rsidRDefault="004814B0" w:rsidP="0041153F">
      <w:pPr>
        <w:pStyle w:val="Untertitel"/>
      </w:pPr>
      <w:r>
        <w:t>Abb. Stromverlauf am Ausgang</w:t>
      </w:r>
    </w:p>
    <w:p w14:paraId="065853FF" w14:textId="2EBE01AA" w:rsidR="004814B0" w:rsidRDefault="004814B0" w:rsidP="00076C5F">
      <w:pPr>
        <w:rPr>
          <w:rFonts w:cstheme="minorHAnsi"/>
        </w:rPr>
      </w:pPr>
    </w:p>
    <w:p w14:paraId="5734564A" w14:textId="48041BED" w:rsidR="004814B0" w:rsidRDefault="004814B0" w:rsidP="00076C5F">
      <w:pPr>
        <w:rPr>
          <w:rFonts w:cstheme="minorHAnsi"/>
        </w:rPr>
      </w:pPr>
      <w:r>
        <w:rPr>
          <w:rFonts w:cstheme="minorHAnsi"/>
        </w:rPr>
        <w:t>Der Stromverlauf wei</w:t>
      </w:r>
      <w:r w:rsidR="00F76F89">
        <w:rPr>
          <w:rFonts w:cstheme="minorHAnsi"/>
        </w:rPr>
        <w:t>s</w:t>
      </w:r>
      <w:r>
        <w:rPr>
          <w:rFonts w:cstheme="minorHAnsi"/>
        </w:rPr>
        <w:t>t einen Spitzenstrom von knapp 11 Ampere auf. Die Spule muss für die kurze Zeit diesen Strom aushalten. Laut Hersteller</w:t>
      </w:r>
      <w:r w:rsidR="00056FAE">
        <w:rPr>
          <w:rFonts w:cstheme="minorHAnsi"/>
        </w:rPr>
        <w:t xml:space="preserve"> kann die Spule 1</w:t>
      </w:r>
      <w:r w:rsidR="00F76F89">
        <w:rPr>
          <w:rFonts w:cstheme="minorHAnsi"/>
        </w:rPr>
        <w:t>4,5</w:t>
      </w:r>
      <w:r w:rsidR="00056FAE">
        <w:rPr>
          <w:rFonts w:cstheme="minorHAnsi"/>
        </w:rPr>
        <w:t>A aushalten. Wie beim Spannungsverlauf, schwingt der Stromverlauf bis zu der Zeit 1,5ms. Nach dieser Zeit hat sich der Strom eingependelt und das Ergebnis ist ein Ausgangsstrom von 3A.</w:t>
      </w:r>
    </w:p>
    <w:p w14:paraId="1290F381" w14:textId="27848992" w:rsidR="00056FAE" w:rsidRDefault="00056FAE" w:rsidP="00076C5F">
      <w:pPr>
        <w:rPr>
          <w:rFonts w:cstheme="minorHAnsi"/>
        </w:rPr>
      </w:pPr>
    </w:p>
    <w:p w14:paraId="1D223742" w14:textId="4F4B4CE6" w:rsidR="00056FAE" w:rsidRDefault="00056FAE" w:rsidP="00076C5F">
      <w:pPr>
        <w:rPr>
          <w:rFonts w:cstheme="minorHAnsi"/>
        </w:rPr>
      </w:pPr>
    </w:p>
    <w:p w14:paraId="4DFE761C" w14:textId="704F3841" w:rsidR="00B97806" w:rsidRDefault="00B97806" w:rsidP="00076C5F">
      <w:pPr>
        <w:rPr>
          <w:rFonts w:cstheme="minorHAnsi"/>
        </w:rPr>
      </w:pPr>
    </w:p>
    <w:p w14:paraId="1C5F61B8" w14:textId="642FBA17" w:rsidR="00B97806" w:rsidRPr="00700C96" w:rsidRDefault="00B97806" w:rsidP="00076C5F">
      <w:pPr>
        <w:rPr>
          <w:rFonts w:cstheme="minorHAnsi"/>
        </w:rPr>
      </w:pPr>
    </w:p>
    <w:p w14:paraId="397A50C9" w14:textId="247A0EDB" w:rsidR="00700C96" w:rsidRPr="00700C96" w:rsidRDefault="00700C96" w:rsidP="00076C5F">
      <w:pPr>
        <w:rPr>
          <w:rFonts w:cstheme="minorHAnsi"/>
        </w:rPr>
      </w:pPr>
    </w:p>
    <w:p w14:paraId="7998A73F" w14:textId="51702398" w:rsidR="00700C96" w:rsidRDefault="00CD59B5" w:rsidP="0041153F">
      <w:pPr>
        <w:pStyle w:val="Untertitel"/>
      </w:pPr>
      <w:r>
        <w:rPr>
          <w:noProof/>
        </w:rPr>
        <w:drawing>
          <wp:anchor distT="0" distB="0" distL="114300" distR="114300" simplePos="0" relativeHeight="251734016" behindDoc="0" locked="0" layoutInCell="1" allowOverlap="1" wp14:anchorId="23E584C2" wp14:editId="31FF9AAC">
            <wp:simplePos x="0" y="0"/>
            <wp:positionH relativeFrom="margin">
              <wp:align>right</wp:align>
            </wp:positionH>
            <wp:positionV relativeFrom="paragraph">
              <wp:posOffset>0</wp:posOffset>
            </wp:positionV>
            <wp:extent cx="5760720" cy="2282825"/>
            <wp:effectExtent l="0" t="0" r="0" b="3175"/>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82825"/>
                    </a:xfrm>
                    <a:prstGeom prst="rect">
                      <a:avLst/>
                    </a:prstGeom>
                  </pic:spPr>
                </pic:pic>
              </a:graphicData>
            </a:graphic>
          </wp:anchor>
        </w:drawing>
      </w:r>
      <w:r>
        <w:t>Abb. Stromripple des Ausgangsstromes</w:t>
      </w:r>
    </w:p>
    <w:p w14:paraId="56125BBA" w14:textId="7CE57505" w:rsidR="00CD59B5" w:rsidRDefault="00CD59B5" w:rsidP="00076C5F">
      <w:pPr>
        <w:rPr>
          <w:rFonts w:cstheme="minorHAnsi"/>
        </w:rPr>
      </w:pPr>
    </w:p>
    <w:p w14:paraId="0FD9914C" w14:textId="1BEB0D46" w:rsidR="00CD59B5" w:rsidRDefault="00CD59B5" w:rsidP="00076C5F">
      <w:pPr>
        <w:rPr>
          <w:rFonts w:cstheme="minorHAnsi"/>
        </w:rPr>
      </w:pPr>
      <w:r>
        <w:rPr>
          <w:rFonts w:cstheme="minorHAnsi"/>
        </w:rPr>
        <w:t>Der Stromripple setzt sich zusammen aus der Differenz des höchsten Punktes und des tiefsten Punktes</w:t>
      </w:r>
      <w:r w:rsidR="003A2CD8">
        <w:rPr>
          <w:rFonts w:cstheme="minorHAnsi"/>
        </w:rPr>
        <w:t xml:space="preserve"> der Amplitude</w:t>
      </w:r>
      <w:r>
        <w:rPr>
          <w:rFonts w:cstheme="minorHAnsi"/>
        </w:rPr>
        <w:t xml:space="preserve"> des Ausgangsstroms. </w:t>
      </w:r>
    </w:p>
    <w:p w14:paraId="1F628688" w14:textId="21CFC07D" w:rsidR="003A2CD8" w:rsidRDefault="003A2CD8" w:rsidP="00076C5F">
      <w:pPr>
        <w:rPr>
          <w:rFonts w:cstheme="minorHAnsi"/>
        </w:rPr>
      </w:pPr>
    </w:p>
    <w:p w14:paraId="3A182DEA" w14:textId="074FEC3E" w:rsidR="003A2CD8" w:rsidRDefault="001D1317" w:rsidP="00076C5F">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LPP</m:t>
            </m:r>
          </m:sub>
        </m:sSub>
      </m:oMath>
      <w:r w:rsidR="003A2CD8">
        <w:rPr>
          <w:rFonts w:eastAsiaTheme="minorEastAsia" w:cstheme="minorHAnsi"/>
        </w:rPr>
        <w:t>…Stromripple</w:t>
      </w:r>
    </w:p>
    <w:p w14:paraId="2026C29E" w14:textId="19811EDC" w:rsidR="003A2CD8" w:rsidRDefault="001D1317" w:rsidP="00076C5F">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HP</m:t>
            </m:r>
          </m:sub>
        </m:sSub>
      </m:oMath>
      <w:r w:rsidR="003A2CD8">
        <w:rPr>
          <w:rFonts w:eastAsiaTheme="minorEastAsia" w:cstheme="minorHAnsi"/>
        </w:rPr>
        <w:t>…Höchster Punkt der Amplitude des Ausgangsstromes</w:t>
      </w:r>
    </w:p>
    <w:p w14:paraId="09899213" w14:textId="347A8AE0" w:rsidR="003A2CD8" w:rsidRPr="003A2CD8" w:rsidRDefault="001D1317" w:rsidP="00076C5F">
      <w:pPr>
        <w:rPr>
          <w:rFonts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m:t>
            </m:r>
          </m:sub>
        </m:sSub>
      </m:oMath>
      <w:r w:rsidR="003A2CD8">
        <w:rPr>
          <w:rFonts w:eastAsiaTheme="minorEastAsia" w:cstheme="minorHAnsi"/>
        </w:rPr>
        <w:t>…Tiefster Punkt der Amplitude des Ausgangsstromes</w:t>
      </w:r>
    </w:p>
    <w:p w14:paraId="77D3755E" w14:textId="064A9FAC" w:rsidR="00CD59B5" w:rsidRDefault="00CD59B5" w:rsidP="00076C5F">
      <w:pPr>
        <w:rPr>
          <w:rFonts w:cstheme="minorHAnsi"/>
        </w:rPr>
      </w:pPr>
    </w:p>
    <w:p w14:paraId="77DC3B29" w14:textId="1B65001F" w:rsidR="00CD59B5" w:rsidRPr="00CD59B5" w:rsidRDefault="001D1317" w:rsidP="00076C5F">
      <w:pPr>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HP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m:t>
              </m:r>
            </m:sub>
          </m:sSub>
          <m:r>
            <w:rPr>
              <w:rFonts w:ascii="Cambria Math" w:hAnsi="Cambria Math" w:cstheme="minorHAnsi"/>
            </w:rPr>
            <m:t>=3.09-2.84=0.25A=250mA</m:t>
          </m:r>
        </m:oMath>
      </m:oMathPara>
    </w:p>
    <w:p w14:paraId="4548A69D" w14:textId="77777777" w:rsidR="00CD59B5" w:rsidRDefault="00CD59B5" w:rsidP="00076C5F">
      <w:pPr>
        <w:rPr>
          <w:rFonts w:cstheme="minorHAnsi"/>
        </w:rPr>
      </w:pPr>
    </w:p>
    <w:p w14:paraId="09C74D50" w14:textId="2718F351" w:rsidR="00CD59B5" w:rsidRDefault="003A2CD8" w:rsidP="00076C5F">
      <w:pPr>
        <w:rPr>
          <w:rFonts w:cstheme="minorHAnsi"/>
        </w:rPr>
      </w:pPr>
      <w:r>
        <w:rPr>
          <w:rFonts w:cstheme="minorHAnsi"/>
        </w:rPr>
        <w:t>Der Spannungsripple wird nicht weiter beschrieben</w:t>
      </w:r>
      <w:r w:rsidR="00922FE4">
        <w:rPr>
          <w:rFonts w:cstheme="minorHAnsi"/>
        </w:rPr>
        <w:t xml:space="preserve">, da dieser einen Wechselanteil von wenigen µA hat. </w:t>
      </w:r>
      <w:r w:rsidR="00CD59B5">
        <w:rPr>
          <w:rFonts w:cstheme="minorHAnsi"/>
        </w:rPr>
        <w:t xml:space="preserve"> </w:t>
      </w:r>
    </w:p>
    <w:p w14:paraId="1F230475" w14:textId="1D6EC6E9" w:rsidR="00922FE4" w:rsidRDefault="00922FE4" w:rsidP="00076C5F">
      <w:pPr>
        <w:rPr>
          <w:rFonts w:cstheme="minorHAnsi"/>
        </w:rPr>
      </w:pPr>
    </w:p>
    <w:p w14:paraId="3DD19A48" w14:textId="55731B0F" w:rsidR="00922FE4" w:rsidRPr="00D42572" w:rsidRDefault="00922FE4" w:rsidP="00076C5F">
      <w:pPr>
        <w:rPr>
          <w:rFonts w:cstheme="minorHAnsi"/>
          <w:b/>
          <w:bCs/>
        </w:rPr>
      </w:pPr>
      <w:r w:rsidRPr="00D42572">
        <w:rPr>
          <w:b/>
          <w:bCs/>
        </w:rPr>
        <w:t>Für 3,3V Ausgangsspannung, 0,9A maximaler Ausgangsstrom gilt:</w:t>
      </w:r>
    </w:p>
    <w:p w14:paraId="62C176AA" w14:textId="32F23A97" w:rsidR="00CD59B5" w:rsidRDefault="00CD59B5" w:rsidP="00076C5F">
      <w:pPr>
        <w:rPr>
          <w:rFonts w:cstheme="minorHAnsi"/>
        </w:rPr>
      </w:pPr>
    </w:p>
    <w:p w14:paraId="11BE7CBD" w14:textId="79FC2364" w:rsidR="00CD59B5" w:rsidRPr="00700C96" w:rsidRDefault="00FA2177" w:rsidP="00076C5F">
      <w:pPr>
        <w:rPr>
          <w:rFonts w:cstheme="minorHAnsi"/>
        </w:rPr>
      </w:pPr>
      <w:r>
        <w:rPr>
          <w:noProof/>
        </w:rPr>
        <w:drawing>
          <wp:anchor distT="0" distB="0" distL="114300" distR="114300" simplePos="0" relativeHeight="251736064" behindDoc="0" locked="0" layoutInCell="1" allowOverlap="1" wp14:anchorId="58E6B002" wp14:editId="24FB2029">
            <wp:simplePos x="0" y="0"/>
            <wp:positionH relativeFrom="column">
              <wp:posOffset>0</wp:posOffset>
            </wp:positionH>
            <wp:positionV relativeFrom="paragraph">
              <wp:posOffset>152400</wp:posOffset>
            </wp:positionV>
            <wp:extent cx="5760720" cy="2290445"/>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290445"/>
                    </a:xfrm>
                    <a:prstGeom prst="rect">
                      <a:avLst/>
                    </a:prstGeom>
                  </pic:spPr>
                </pic:pic>
              </a:graphicData>
            </a:graphic>
          </wp:anchor>
        </w:drawing>
      </w:r>
    </w:p>
    <w:p w14:paraId="564EBDCD" w14:textId="700327C5" w:rsidR="00FA2177" w:rsidRDefault="00FA2177" w:rsidP="00FA2177">
      <w:pPr>
        <w:pStyle w:val="Untertitel"/>
      </w:pPr>
      <w:r>
        <w:t xml:space="preserve">Abb. Aufbau der Simulation in </w:t>
      </w:r>
      <w:proofErr w:type="spellStart"/>
      <w:r>
        <w:t>LTSpice</w:t>
      </w:r>
      <w:proofErr w:type="spellEnd"/>
      <w:r>
        <w:t xml:space="preserve"> (3,3V Ausgangsspannung, 0,9A Ausgangsstrom)</w:t>
      </w:r>
    </w:p>
    <w:p w14:paraId="383FF1CD" w14:textId="084B82BD" w:rsidR="00541DCC" w:rsidRDefault="002D38D1" w:rsidP="00541DCC">
      <w:pPr>
        <w:rPr>
          <w:rFonts w:cstheme="minorHAnsi"/>
        </w:rPr>
      </w:pPr>
      <w:r>
        <w:rPr>
          <w:rFonts w:cstheme="minorHAnsi"/>
        </w:rPr>
        <w:t>Der Aufbau zeigt die Eingangsspannung, die bei 24V liegt. Der MOS-FET (BSC028N06LS3) wurde verwendet, da dieser ungefähr dieselben Eigenschaften hat, wie der integrierte MOS-FET im IC. Um den Schaltvorgang des MOS-FETs zu simulieren, wird dieser mit dem nächsten Abbild dargestellten Rechteckimpuls angesteuert.</w:t>
      </w:r>
      <w:r w:rsidR="00541DCC">
        <w:rPr>
          <w:rFonts w:cstheme="minorHAnsi"/>
        </w:rPr>
        <w:t xml:space="preserve"> Dieser Aufbau </w:t>
      </w:r>
      <w:r w:rsidR="00D34B97">
        <w:rPr>
          <w:rFonts w:cstheme="minorHAnsi"/>
        </w:rPr>
        <w:t>beinhaltet</w:t>
      </w:r>
      <w:r w:rsidR="00541DCC">
        <w:rPr>
          <w:rFonts w:cstheme="minorHAnsi"/>
        </w:rPr>
        <w:t xml:space="preserve"> eine Induktivität mit 22µH und eine Ausgangslast von 3,5Ω.</w:t>
      </w:r>
    </w:p>
    <w:p w14:paraId="6D963130" w14:textId="082C0BAF" w:rsidR="00700C96" w:rsidRPr="00700C96" w:rsidRDefault="00700C96" w:rsidP="00076C5F">
      <w:pPr>
        <w:rPr>
          <w:rFonts w:cstheme="minorHAnsi"/>
        </w:rPr>
      </w:pPr>
    </w:p>
    <w:p w14:paraId="6CDAAB53" w14:textId="5FC9CC2A" w:rsidR="00700C96" w:rsidRPr="00700C96" w:rsidRDefault="00700C96" w:rsidP="00076C5F">
      <w:pPr>
        <w:rPr>
          <w:rFonts w:cstheme="minorHAnsi"/>
        </w:rPr>
      </w:pPr>
    </w:p>
    <w:p w14:paraId="3221BED8" w14:textId="004E38A9" w:rsidR="00700C96" w:rsidRPr="00700C96" w:rsidRDefault="00700C96" w:rsidP="00076C5F">
      <w:pPr>
        <w:rPr>
          <w:rFonts w:cstheme="minorHAnsi"/>
        </w:rPr>
      </w:pPr>
    </w:p>
    <w:p w14:paraId="38A2CDFC" w14:textId="111AC6A4" w:rsidR="00700C96" w:rsidRPr="00700C96" w:rsidRDefault="00700C96" w:rsidP="00076C5F">
      <w:pPr>
        <w:rPr>
          <w:rFonts w:cstheme="minorHAnsi"/>
        </w:rPr>
      </w:pPr>
    </w:p>
    <w:p w14:paraId="1A0D1BC1" w14:textId="03EE7C4E" w:rsidR="00700C96" w:rsidRPr="00700C96" w:rsidRDefault="00700C96" w:rsidP="00076C5F">
      <w:pPr>
        <w:rPr>
          <w:rFonts w:cstheme="minorHAnsi"/>
        </w:rPr>
      </w:pPr>
    </w:p>
    <w:p w14:paraId="6F2370DC" w14:textId="3B58A38E" w:rsidR="00700C96" w:rsidRPr="00700C96" w:rsidRDefault="00700C96" w:rsidP="00076C5F">
      <w:pPr>
        <w:rPr>
          <w:rFonts w:cstheme="minorHAnsi"/>
        </w:rPr>
      </w:pPr>
    </w:p>
    <w:p w14:paraId="463DB1A8" w14:textId="1F4D0D7B" w:rsidR="00700C96" w:rsidRPr="00700C96" w:rsidRDefault="00700C96" w:rsidP="00076C5F">
      <w:pPr>
        <w:rPr>
          <w:rFonts w:cstheme="minorHAnsi"/>
        </w:rPr>
      </w:pPr>
    </w:p>
    <w:p w14:paraId="798F711B" w14:textId="47046459" w:rsidR="00541DCC" w:rsidRPr="00700C96" w:rsidRDefault="00541DCC" w:rsidP="00076C5F">
      <w:pPr>
        <w:rPr>
          <w:rFonts w:cstheme="minorHAnsi"/>
        </w:rPr>
      </w:pPr>
      <w:r>
        <w:rPr>
          <w:noProof/>
        </w:rPr>
        <w:drawing>
          <wp:anchor distT="0" distB="0" distL="114300" distR="114300" simplePos="0" relativeHeight="251740160" behindDoc="0" locked="0" layoutInCell="1" allowOverlap="1" wp14:anchorId="0E8A8AB1" wp14:editId="73F77267">
            <wp:simplePos x="0" y="0"/>
            <wp:positionH relativeFrom="column">
              <wp:posOffset>0</wp:posOffset>
            </wp:positionH>
            <wp:positionV relativeFrom="paragraph">
              <wp:posOffset>152400</wp:posOffset>
            </wp:positionV>
            <wp:extent cx="5760720" cy="2262505"/>
            <wp:effectExtent l="0" t="0" r="0" b="444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262505"/>
                    </a:xfrm>
                    <a:prstGeom prst="rect">
                      <a:avLst/>
                    </a:prstGeom>
                  </pic:spPr>
                </pic:pic>
              </a:graphicData>
            </a:graphic>
          </wp:anchor>
        </w:drawing>
      </w:r>
    </w:p>
    <w:p w14:paraId="3B1982B8" w14:textId="1B1F2CB7" w:rsidR="00541DCC" w:rsidRDefault="00541DCC" w:rsidP="00541DCC">
      <w:pPr>
        <w:pStyle w:val="Untertitel"/>
      </w:pPr>
      <w:r>
        <w:t>Abb. Steuersignal des Gate-Anschlusses am MOS-</w:t>
      </w:r>
      <w:proofErr w:type="gramStart"/>
      <w:r>
        <w:t>FET</w:t>
      </w:r>
      <w:r w:rsidR="00A751BD">
        <w:t>(</w:t>
      </w:r>
      <w:proofErr w:type="gramEnd"/>
      <w:r w:rsidR="00A751BD">
        <w:t>9,5V Amplitude)</w:t>
      </w:r>
    </w:p>
    <w:p w14:paraId="7FDFA04F" w14:textId="2F39BBCF" w:rsidR="00A751BD" w:rsidRDefault="00A751BD" w:rsidP="00A751BD">
      <w:pPr>
        <w:rPr>
          <w:rFonts w:cstheme="minorHAnsi"/>
        </w:rPr>
      </w:pPr>
      <w:r>
        <w:rPr>
          <w:rFonts w:cstheme="minorHAnsi"/>
        </w:rPr>
        <w:t xml:space="preserve">Das Rechtecksignal hat eine Periodendauer von 2µs. Der Duty-Cycle beträgt 50%, das bedeutet, dass die Einschaltphase 1µs und die Ausschaltphase 1µs beträgt. Die Amplitude beträgt 9.5V. Die Amplitudengröße und die Schaltzeit ist in dieser Simulation relevant, da die Amplitude und die Schaltzeit Faktoren für die Ausgangsspannung sind. </w:t>
      </w:r>
    </w:p>
    <w:p w14:paraId="635475B8" w14:textId="33E7B734" w:rsidR="00700C96" w:rsidRPr="00700C96" w:rsidRDefault="00700C96" w:rsidP="00076C5F">
      <w:pPr>
        <w:rPr>
          <w:rFonts w:cstheme="minorHAnsi"/>
        </w:rPr>
      </w:pPr>
    </w:p>
    <w:p w14:paraId="53518303" w14:textId="720E2844" w:rsidR="00541DCC" w:rsidRDefault="00455459" w:rsidP="00076C5F">
      <w:pPr>
        <w:rPr>
          <w:rFonts w:cstheme="minorHAnsi"/>
        </w:rPr>
      </w:pPr>
      <w:r>
        <w:rPr>
          <w:noProof/>
        </w:rPr>
        <w:lastRenderedPageBreak/>
        <w:drawing>
          <wp:anchor distT="0" distB="0" distL="114300" distR="114300" simplePos="0" relativeHeight="251742208" behindDoc="0" locked="0" layoutInCell="1" allowOverlap="1" wp14:anchorId="242BBBC1" wp14:editId="3CCEA91D">
            <wp:simplePos x="0" y="0"/>
            <wp:positionH relativeFrom="column">
              <wp:posOffset>0</wp:posOffset>
            </wp:positionH>
            <wp:positionV relativeFrom="paragraph">
              <wp:posOffset>152400</wp:posOffset>
            </wp:positionV>
            <wp:extent cx="5760720" cy="2268855"/>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68855"/>
                    </a:xfrm>
                    <a:prstGeom prst="rect">
                      <a:avLst/>
                    </a:prstGeom>
                  </pic:spPr>
                </pic:pic>
              </a:graphicData>
            </a:graphic>
          </wp:anchor>
        </w:drawing>
      </w:r>
    </w:p>
    <w:p w14:paraId="550B1178" w14:textId="77777777" w:rsidR="00455459" w:rsidRDefault="00455459" w:rsidP="0041153F">
      <w:pPr>
        <w:pStyle w:val="Untertitel"/>
      </w:pPr>
      <w:r>
        <w:t xml:space="preserve">Abb. Spannungsverlauf am Ausgang </w:t>
      </w:r>
    </w:p>
    <w:p w14:paraId="24AA1265" w14:textId="77777777" w:rsidR="00455459" w:rsidRDefault="00455459" w:rsidP="00455459">
      <w:pPr>
        <w:rPr>
          <w:rFonts w:cstheme="minorHAnsi"/>
        </w:rPr>
      </w:pPr>
    </w:p>
    <w:p w14:paraId="2B907274" w14:textId="4559B7D9" w:rsidR="00455459" w:rsidRDefault="00455459" w:rsidP="00455459">
      <w:pPr>
        <w:rPr>
          <w:rFonts w:cstheme="minorHAnsi"/>
        </w:rPr>
      </w:pPr>
      <w:r>
        <w:rPr>
          <w:rFonts w:cstheme="minorHAnsi"/>
        </w:rPr>
        <w:t xml:space="preserve">Der Spannungsverlauf zeigt in der ersten Millisekunde ein Schwingverhalten. Dieser schwingt nach 150µs auf 5,6V. Der Verlauf schwingt bis zu der Zeit 1,5ms. Nach dieser Zeit hat sich die Spannung eingependelt und das Ergebnis ist eine konstante Ausgangsspannung, die 3.25V beträgt. </w:t>
      </w:r>
    </w:p>
    <w:p w14:paraId="3FE11DAA" w14:textId="77777777" w:rsidR="00541DCC" w:rsidRDefault="00541DCC" w:rsidP="00076C5F">
      <w:pPr>
        <w:rPr>
          <w:rFonts w:cstheme="minorHAnsi"/>
        </w:rPr>
      </w:pPr>
    </w:p>
    <w:p w14:paraId="511F4999" w14:textId="7745C51E" w:rsidR="00455459" w:rsidRDefault="00455459" w:rsidP="00076C5F">
      <w:pPr>
        <w:rPr>
          <w:rFonts w:cstheme="minorHAnsi"/>
        </w:rPr>
      </w:pPr>
      <w:r>
        <w:rPr>
          <w:noProof/>
        </w:rPr>
        <w:drawing>
          <wp:anchor distT="0" distB="0" distL="114300" distR="114300" simplePos="0" relativeHeight="251744256" behindDoc="0" locked="0" layoutInCell="1" allowOverlap="1" wp14:anchorId="4AA8132C" wp14:editId="2CF461D1">
            <wp:simplePos x="0" y="0"/>
            <wp:positionH relativeFrom="column">
              <wp:posOffset>0</wp:posOffset>
            </wp:positionH>
            <wp:positionV relativeFrom="paragraph">
              <wp:posOffset>152400</wp:posOffset>
            </wp:positionV>
            <wp:extent cx="5760720" cy="2258695"/>
            <wp:effectExtent l="0" t="0" r="0" b="825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58695"/>
                    </a:xfrm>
                    <a:prstGeom prst="rect">
                      <a:avLst/>
                    </a:prstGeom>
                  </pic:spPr>
                </pic:pic>
              </a:graphicData>
            </a:graphic>
          </wp:anchor>
        </w:drawing>
      </w:r>
    </w:p>
    <w:p w14:paraId="553DA27C" w14:textId="77777777" w:rsidR="00455459" w:rsidRDefault="00455459" w:rsidP="0041153F">
      <w:pPr>
        <w:pStyle w:val="Untertitel"/>
      </w:pPr>
      <w:r>
        <w:t>Abb. Stromverlauf am Ausgang</w:t>
      </w:r>
    </w:p>
    <w:p w14:paraId="388F60DD" w14:textId="77777777" w:rsidR="00455459" w:rsidRDefault="00455459" w:rsidP="00455459">
      <w:pPr>
        <w:rPr>
          <w:rFonts w:cstheme="minorHAnsi"/>
        </w:rPr>
      </w:pPr>
    </w:p>
    <w:p w14:paraId="6F83D4C0" w14:textId="4E5929EC" w:rsidR="00455459" w:rsidRDefault="00455459" w:rsidP="00455459">
      <w:pPr>
        <w:rPr>
          <w:rFonts w:cstheme="minorHAnsi"/>
        </w:rPr>
      </w:pPr>
      <w:r>
        <w:rPr>
          <w:rFonts w:cstheme="minorHAnsi"/>
        </w:rPr>
        <w:t xml:space="preserve">Der Stromverlauf weist einen Spitzenstrom von knapp 7 Ampere auf. Die Spule muss für die kurze Zeit diesen Strom aushalten. Laut Hersteller kann die Spule 19A aushalten. Wie beim Spannungsverlauf, schwingt der Stromverlauf bis zu der Zeit 1,5ms. Nach dieser Zeit hat sich der Strom eingependelt und das Ergebnis ist ein Ausgangsstrom von </w:t>
      </w:r>
      <w:r w:rsidR="00F76F89">
        <w:rPr>
          <w:rFonts w:cstheme="minorHAnsi"/>
        </w:rPr>
        <w:t>1A</w:t>
      </w:r>
      <w:r>
        <w:rPr>
          <w:rFonts w:cstheme="minorHAnsi"/>
        </w:rPr>
        <w:t>.</w:t>
      </w:r>
    </w:p>
    <w:p w14:paraId="4DAA1754" w14:textId="114DCE21" w:rsidR="00F76F89" w:rsidRDefault="00F76F89" w:rsidP="00455459">
      <w:pPr>
        <w:rPr>
          <w:rFonts w:cstheme="minorHAnsi"/>
        </w:rPr>
      </w:pPr>
    </w:p>
    <w:p w14:paraId="70E98EF1" w14:textId="7AEFB628" w:rsidR="00F76F89" w:rsidRDefault="00F76F89" w:rsidP="00455459">
      <w:pPr>
        <w:rPr>
          <w:rFonts w:cstheme="minorHAnsi"/>
        </w:rPr>
      </w:pPr>
      <w:r>
        <w:rPr>
          <w:noProof/>
        </w:rPr>
        <w:lastRenderedPageBreak/>
        <w:drawing>
          <wp:anchor distT="0" distB="0" distL="114300" distR="114300" simplePos="0" relativeHeight="251746304" behindDoc="0" locked="0" layoutInCell="1" allowOverlap="1" wp14:anchorId="592C0AF9" wp14:editId="1AAD3CD6">
            <wp:simplePos x="0" y="0"/>
            <wp:positionH relativeFrom="column">
              <wp:posOffset>0</wp:posOffset>
            </wp:positionH>
            <wp:positionV relativeFrom="paragraph">
              <wp:posOffset>152400</wp:posOffset>
            </wp:positionV>
            <wp:extent cx="5760720" cy="2265045"/>
            <wp:effectExtent l="0" t="0" r="0" b="1905"/>
            <wp:wrapTopAndBottom/>
            <wp:docPr id="48" name="Grafik 48" descr="Ein Bild, das Text, grün,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grün, Licht enthält.&#10;&#10;Automatisch generierte Beschreibung"/>
                    <pic:cNvPicPr/>
                  </pic:nvPicPr>
                  <pic:blipFill>
                    <a:blip r:embed="rId58"/>
                    <a:stretch>
                      <a:fillRect/>
                    </a:stretch>
                  </pic:blipFill>
                  <pic:spPr>
                    <a:xfrm>
                      <a:off x="0" y="0"/>
                      <a:ext cx="5760720" cy="2265045"/>
                    </a:xfrm>
                    <a:prstGeom prst="rect">
                      <a:avLst/>
                    </a:prstGeom>
                  </pic:spPr>
                </pic:pic>
              </a:graphicData>
            </a:graphic>
          </wp:anchor>
        </w:drawing>
      </w:r>
    </w:p>
    <w:p w14:paraId="0AFE5BAC" w14:textId="30C33A60" w:rsidR="00455459" w:rsidRDefault="00F76F89" w:rsidP="0041153F">
      <w:pPr>
        <w:pStyle w:val="Untertitel"/>
      </w:pPr>
      <w:r>
        <w:t>Abb. Stromripple des Ausgangsstroms</w:t>
      </w:r>
    </w:p>
    <w:p w14:paraId="39D1DCE9" w14:textId="77777777" w:rsidR="00F76F89" w:rsidRDefault="00F76F89" w:rsidP="00F76F89">
      <w:pPr>
        <w:rPr>
          <w:rFonts w:cstheme="minorHAnsi"/>
        </w:rPr>
      </w:pPr>
    </w:p>
    <w:p w14:paraId="5F65BD5E" w14:textId="666E8ADB" w:rsidR="00F76F89" w:rsidRDefault="00F76F89" w:rsidP="00F76F89">
      <w:pPr>
        <w:rPr>
          <w:rFonts w:cstheme="minorHAnsi"/>
        </w:rPr>
      </w:pPr>
      <w:r>
        <w:rPr>
          <w:rFonts w:cstheme="minorHAnsi"/>
        </w:rPr>
        <w:t xml:space="preserve">Der Stromripple setzt sich zusammen aus der Differenz des höchsten Punktes und des tiefsten Punktes der Amplitude des Ausgangsstroms. </w:t>
      </w:r>
    </w:p>
    <w:p w14:paraId="5D1EAAD2" w14:textId="77777777" w:rsidR="00F76F89" w:rsidRDefault="00F76F89" w:rsidP="00F76F89">
      <w:pPr>
        <w:rPr>
          <w:rFonts w:cstheme="minorHAnsi"/>
        </w:rPr>
      </w:pPr>
    </w:p>
    <w:p w14:paraId="7C8C14CD" w14:textId="77777777" w:rsidR="00F76F89" w:rsidRDefault="001D1317" w:rsidP="00F76F89">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LPP</m:t>
            </m:r>
          </m:sub>
        </m:sSub>
      </m:oMath>
      <w:r w:rsidR="00F76F89">
        <w:rPr>
          <w:rFonts w:eastAsiaTheme="minorEastAsia" w:cstheme="minorHAnsi"/>
        </w:rPr>
        <w:t>…Stromripple</w:t>
      </w:r>
    </w:p>
    <w:p w14:paraId="2506E680" w14:textId="77777777" w:rsidR="00F76F89" w:rsidRDefault="001D1317" w:rsidP="00F76F89">
      <w:pPr>
        <w:rPr>
          <w:rFonts w:eastAsiaTheme="minorEastAsia"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HP</m:t>
            </m:r>
          </m:sub>
        </m:sSub>
      </m:oMath>
      <w:r w:rsidR="00F76F89">
        <w:rPr>
          <w:rFonts w:eastAsiaTheme="minorEastAsia" w:cstheme="minorHAnsi"/>
        </w:rPr>
        <w:t>…Höchster Punkt der Amplitude des Ausgangsstromes</w:t>
      </w:r>
    </w:p>
    <w:p w14:paraId="14C570E1" w14:textId="77777777" w:rsidR="00F76F89" w:rsidRPr="003A2CD8" w:rsidRDefault="001D1317" w:rsidP="00F76F89">
      <w:pPr>
        <w:rPr>
          <w:rFonts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m:t>
            </m:r>
          </m:sub>
        </m:sSub>
      </m:oMath>
      <w:r w:rsidR="00F76F89">
        <w:rPr>
          <w:rFonts w:eastAsiaTheme="minorEastAsia" w:cstheme="minorHAnsi"/>
        </w:rPr>
        <w:t>…Tiefster Punkt der Amplitude des Ausgangsstromes</w:t>
      </w:r>
    </w:p>
    <w:p w14:paraId="758819F0" w14:textId="77777777" w:rsidR="00F76F89" w:rsidRDefault="00F76F89" w:rsidP="00F76F89">
      <w:pPr>
        <w:rPr>
          <w:rFonts w:cstheme="minorHAnsi"/>
        </w:rPr>
      </w:pPr>
    </w:p>
    <w:p w14:paraId="015800DB" w14:textId="2DC8BD94" w:rsidR="00F76F89" w:rsidRPr="00CD59B5" w:rsidRDefault="001D1317" w:rsidP="00F76F89">
      <w:pPr>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HP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LP</m:t>
              </m:r>
            </m:sub>
          </m:sSub>
          <m:r>
            <w:rPr>
              <w:rFonts w:ascii="Cambria Math" w:hAnsi="Cambria Math" w:cstheme="minorHAnsi"/>
            </w:rPr>
            <m:t>=1,02-0,85=0.17A=170mA</m:t>
          </m:r>
        </m:oMath>
      </m:oMathPara>
    </w:p>
    <w:p w14:paraId="28257DFE" w14:textId="77777777" w:rsidR="00F76F89" w:rsidRDefault="00F76F89" w:rsidP="00F76F89">
      <w:pPr>
        <w:rPr>
          <w:rFonts w:cstheme="minorHAnsi"/>
        </w:rPr>
      </w:pPr>
    </w:p>
    <w:p w14:paraId="415F4819" w14:textId="77777777" w:rsidR="00F76F89" w:rsidRDefault="00F76F89" w:rsidP="00F76F89">
      <w:pPr>
        <w:rPr>
          <w:rFonts w:cstheme="minorHAnsi"/>
        </w:rPr>
      </w:pPr>
      <w:r>
        <w:rPr>
          <w:rFonts w:cstheme="minorHAnsi"/>
        </w:rPr>
        <w:t xml:space="preserve">Der Spannungsripple wird nicht weiter beschrieben, da dieser einen Wechselanteil von wenigen µA hat.  </w:t>
      </w:r>
    </w:p>
    <w:p w14:paraId="00369DD3" w14:textId="7F5DCFB7" w:rsidR="00455459" w:rsidRDefault="00455459" w:rsidP="00076C5F">
      <w:pPr>
        <w:rPr>
          <w:rFonts w:cstheme="minorHAnsi"/>
        </w:rPr>
      </w:pPr>
    </w:p>
    <w:p w14:paraId="4CF6A5E7" w14:textId="299A66CB" w:rsidR="00F76F89" w:rsidRPr="00D42572" w:rsidRDefault="0006766A" w:rsidP="00D42572">
      <w:pPr>
        <w:pStyle w:val="berschrift1"/>
      </w:pPr>
      <w:r w:rsidRPr="00D42572">
        <w:t>2.18.4</w:t>
      </w:r>
      <w:r w:rsidR="008A4B89" w:rsidRPr="00D42572">
        <w:t xml:space="preserve"> PCB-Design</w:t>
      </w:r>
    </w:p>
    <w:p w14:paraId="23664BB8" w14:textId="2673A0BF" w:rsidR="008A4B89" w:rsidRDefault="008A4B89" w:rsidP="00076C5F">
      <w:pPr>
        <w:rPr>
          <w:rFonts w:cstheme="minorHAnsi"/>
        </w:rPr>
      </w:pPr>
    </w:p>
    <w:p w14:paraId="47B6EC9D" w14:textId="77777777" w:rsidR="0077285A" w:rsidRDefault="008A4B89" w:rsidP="00076C5F">
      <w:pPr>
        <w:rPr>
          <w:rFonts w:cstheme="minorHAnsi"/>
        </w:rPr>
      </w:pPr>
      <w:r>
        <w:rPr>
          <w:rFonts w:cstheme="minorHAnsi"/>
        </w:rPr>
        <w:t xml:space="preserve">Das PCB-Design zeigt die Platine mit den implementierten Bauteilen. </w:t>
      </w:r>
    </w:p>
    <w:p w14:paraId="6AD44390" w14:textId="25870426" w:rsidR="0077285A" w:rsidRDefault="0077285A" w:rsidP="00076C5F">
      <w:pPr>
        <w:rPr>
          <w:rFonts w:cstheme="minorHAnsi"/>
        </w:rPr>
      </w:pPr>
      <w:r>
        <w:rPr>
          <w:noProof/>
        </w:rPr>
        <w:lastRenderedPageBreak/>
        <w:drawing>
          <wp:anchor distT="0" distB="0" distL="114300" distR="114300" simplePos="0" relativeHeight="251748352" behindDoc="0" locked="0" layoutInCell="1" allowOverlap="1" wp14:anchorId="20847BD5" wp14:editId="158F6097">
            <wp:simplePos x="0" y="0"/>
            <wp:positionH relativeFrom="column">
              <wp:posOffset>0</wp:posOffset>
            </wp:positionH>
            <wp:positionV relativeFrom="paragraph">
              <wp:posOffset>152400</wp:posOffset>
            </wp:positionV>
            <wp:extent cx="5760720" cy="5913755"/>
            <wp:effectExtent l="0" t="0" r="0"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5913755"/>
                    </a:xfrm>
                    <a:prstGeom prst="rect">
                      <a:avLst/>
                    </a:prstGeom>
                  </pic:spPr>
                </pic:pic>
              </a:graphicData>
            </a:graphic>
          </wp:anchor>
        </w:drawing>
      </w:r>
    </w:p>
    <w:p w14:paraId="26C734F2" w14:textId="07F3B2B6" w:rsidR="00F76F89" w:rsidRDefault="0077285A" w:rsidP="0041153F">
      <w:pPr>
        <w:pStyle w:val="Untertitel"/>
      </w:pPr>
      <w:r>
        <w:t xml:space="preserve">Abb. PCB-Designs </w:t>
      </w:r>
      <w:r w:rsidR="00153E06">
        <w:t xml:space="preserve">der DC-DC-Wandler </w:t>
      </w:r>
    </w:p>
    <w:p w14:paraId="5FC08E52" w14:textId="77777777" w:rsidR="0077285A" w:rsidRDefault="0077285A" w:rsidP="00076C5F">
      <w:pPr>
        <w:rPr>
          <w:rFonts w:cstheme="minorHAnsi"/>
        </w:rPr>
      </w:pPr>
    </w:p>
    <w:p w14:paraId="120A899B" w14:textId="21BE3791" w:rsidR="00F76F89" w:rsidRDefault="0077285A" w:rsidP="00076C5F">
      <w:pPr>
        <w:rPr>
          <w:rFonts w:cstheme="minorHAnsi"/>
        </w:rPr>
      </w:pPr>
      <w:r>
        <w:rPr>
          <w:rFonts w:cstheme="minorHAnsi"/>
        </w:rPr>
        <w:t>Die Bauteile sind, bis auf den IC (TPS54331)</w:t>
      </w:r>
      <w:r w:rsidR="00620E3B">
        <w:rPr>
          <w:rFonts w:cstheme="minorHAnsi"/>
        </w:rPr>
        <w:t xml:space="preserve"> und der </w:t>
      </w:r>
      <w:proofErr w:type="spellStart"/>
      <w:r w:rsidR="00620E3B">
        <w:rPr>
          <w:rFonts w:cstheme="minorHAnsi"/>
        </w:rPr>
        <w:t>Shottky</w:t>
      </w:r>
      <w:proofErr w:type="spellEnd"/>
      <w:r w:rsidR="00620E3B">
        <w:rPr>
          <w:rFonts w:cstheme="minorHAnsi"/>
        </w:rPr>
        <w:t>-Diode</w:t>
      </w:r>
      <w:r>
        <w:rPr>
          <w:rFonts w:cstheme="minorHAnsi"/>
        </w:rPr>
        <w:t xml:space="preserve">, </w:t>
      </w:r>
      <w:proofErr w:type="spellStart"/>
      <w:r>
        <w:rPr>
          <w:rFonts w:cstheme="minorHAnsi"/>
        </w:rPr>
        <w:t>throughhole</w:t>
      </w:r>
      <w:proofErr w:type="spellEnd"/>
      <w:r>
        <w:rPr>
          <w:rFonts w:cstheme="minorHAnsi"/>
        </w:rPr>
        <w:t xml:space="preserve"> (THT). Ein </w:t>
      </w:r>
      <w:proofErr w:type="spellStart"/>
      <w:r>
        <w:rPr>
          <w:rFonts w:cstheme="minorHAnsi"/>
        </w:rPr>
        <w:t>troughhole</w:t>
      </w:r>
      <w:proofErr w:type="spellEnd"/>
      <w:r>
        <w:rPr>
          <w:rFonts w:cstheme="minorHAnsi"/>
        </w:rPr>
        <w:t xml:space="preserve"> Bauteil wird beschrieben, als eine Komponente, die durch die Platine durchgesteckt werden muss. Das </w:t>
      </w:r>
      <w:proofErr w:type="spellStart"/>
      <w:r>
        <w:rPr>
          <w:rFonts w:cstheme="minorHAnsi"/>
        </w:rPr>
        <w:t>Lötauge</w:t>
      </w:r>
      <w:proofErr w:type="spellEnd"/>
      <w:r>
        <w:rPr>
          <w:rFonts w:cstheme="minorHAnsi"/>
        </w:rPr>
        <w:t xml:space="preserve"> ist demnach auf der Rückseite der Komponentenseite</w:t>
      </w:r>
      <w:r w:rsidR="00246220">
        <w:rPr>
          <w:rFonts w:cstheme="minorHAnsi"/>
        </w:rPr>
        <w:t xml:space="preserve"> und hat die Form eines Kreises</w:t>
      </w:r>
      <w:r>
        <w:rPr>
          <w:rFonts w:cstheme="minorHAnsi"/>
        </w:rPr>
        <w:t xml:space="preserve">. Der IC </w:t>
      </w:r>
      <w:r w:rsidR="00620E3B">
        <w:rPr>
          <w:rFonts w:cstheme="minorHAnsi"/>
        </w:rPr>
        <w:t>und die Diode sind</w:t>
      </w:r>
      <w:r>
        <w:rPr>
          <w:rFonts w:cstheme="minorHAnsi"/>
        </w:rPr>
        <w:t xml:space="preserve"> SMD-Bauteil</w:t>
      </w:r>
      <w:r w:rsidR="00620E3B">
        <w:rPr>
          <w:rFonts w:cstheme="minorHAnsi"/>
        </w:rPr>
        <w:t>e</w:t>
      </w:r>
      <w:r>
        <w:rPr>
          <w:rFonts w:cstheme="minorHAnsi"/>
        </w:rPr>
        <w:t>. SMD wird beschrieben, als ein oberflächenmontiertes Bauelement. Die Lötpunkte sind auf derselben Seite wie des Bausteins.</w:t>
      </w:r>
      <w:r w:rsidR="00153E06">
        <w:rPr>
          <w:rFonts w:cstheme="minorHAnsi"/>
        </w:rPr>
        <w:t xml:space="preserve"> Das obere Footprint zeigt das Design </w:t>
      </w:r>
      <w:r w:rsidR="00B571E1">
        <w:rPr>
          <w:rFonts w:cstheme="minorHAnsi"/>
        </w:rPr>
        <w:t xml:space="preserve">des DC-DC-Wandlers von 24V auf 3,3V. Das untere Footprint zeigt das Design des DC-DC-Wandlers von 24V auf 5V. </w:t>
      </w:r>
      <w:r w:rsidR="00F65F57">
        <w:rPr>
          <w:rFonts w:cstheme="minorHAnsi"/>
        </w:rPr>
        <w:t xml:space="preserve">Geachtet wurde auf die Fläche </w:t>
      </w:r>
      <w:r w:rsidR="00620E3B">
        <w:rPr>
          <w:rFonts w:cstheme="minorHAnsi"/>
        </w:rPr>
        <w:t>des Designs</w:t>
      </w:r>
      <w:r w:rsidR="00F65F57">
        <w:rPr>
          <w:rFonts w:cstheme="minorHAnsi"/>
        </w:rPr>
        <w:t>, diese wurde möglichst klein gehalten, um Kosten und Material zu sparen.</w:t>
      </w:r>
      <w:r w:rsidR="00A459B0">
        <w:rPr>
          <w:rFonts w:cstheme="minorHAnsi"/>
        </w:rPr>
        <w:t xml:space="preserve"> Außerdem müssen die Stützkondensatoren möglichst nahe am IC sein. Die Gründe werden unter der Überschrift Stützkondensatoren erklärt.</w:t>
      </w:r>
      <w:r w:rsidR="00F65F57">
        <w:rPr>
          <w:rFonts w:cstheme="minorHAnsi"/>
        </w:rPr>
        <w:t xml:space="preserve"> Der </w:t>
      </w:r>
      <w:r w:rsidR="00246220">
        <w:rPr>
          <w:rFonts w:cstheme="minorHAnsi"/>
        </w:rPr>
        <w:t xml:space="preserve">Diode und der IC </w:t>
      </w:r>
      <w:r w:rsidR="00F65F57">
        <w:rPr>
          <w:rFonts w:cstheme="minorHAnsi"/>
        </w:rPr>
        <w:t>st</w:t>
      </w:r>
      <w:r w:rsidR="00246220">
        <w:rPr>
          <w:rFonts w:cstheme="minorHAnsi"/>
        </w:rPr>
        <w:t>echen</w:t>
      </w:r>
      <w:r w:rsidR="00F65F57">
        <w:rPr>
          <w:rFonts w:cstheme="minorHAnsi"/>
        </w:rPr>
        <w:t xml:space="preserve"> durch </w:t>
      </w:r>
      <w:r w:rsidR="00246220">
        <w:rPr>
          <w:rFonts w:cstheme="minorHAnsi"/>
        </w:rPr>
        <w:t>ihren</w:t>
      </w:r>
      <w:r w:rsidR="00620E3B">
        <w:rPr>
          <w:rFonts w:cstheme="minorHAnsi"/>
        </w:rPr>
        <w:t xml:space="preserve"> Print, der gespiegelt ist, und den Lötstellen</w:t>
      </w:r>
      <w:r w:rsidR="00F65F57">
        <w:rPr>
          <w:rFonts w:cstheme="minorHAnsi"/>
        </w:rPr>
        <w:t xml:space="preserve"> heraus</w:t>
      </w:r>
      <w:r w:rsidR="00620E3B">
        <w:rPr>
          <w:rFonts w:cstheme="minorHAnsi"/>
        </w:rPr>
        <w:t xml:space="preserve">. Zu erkennen das diese gespiegelt wurde, ist der Umriss in einer anderen Farbe dargestellt als auf der Vorderseite und die Referenzen in Spiegelschrift geschrieben sind. </w:t>
      </w:r>
      <w:r w:rsidR="00246220">
        <w:rPr>
          <w:rFonts w:cstheme="minorHAnsi"/>
        </w:rPr>
        <w:t xml:space="preserve">Die grünen Flächen die an einigen Stellen dargestellt sind GND-Flächen. </w:t>
      </w:r>
      <w:r w:rsidR="00656246">
        <w:rPr>
          <w:rFonts w:cstheme="minorHAnsi"/>
        </w:rPr>
        <w:t xml:space="preserve">Die Leiterbahnen sind Verbindungsstücke zwischen den </w:t>
      </w:r>
      <w:proofErr w:type="spellStart"/>
      <w:r w:rsidR="00656246">
        <w:rPr>
          <w:rFonts w:cstheme="minorHAnsi"/>
        </w:rPr>
        <w:t>Lötaugen</w:t>
      </w:r>
      <w:proofErr w:type="spellEnd"/>
      <w:r w:rsidR="00656246">
        <w:rPr>
          <w:rFonts w:cstheme="minorHAnsi"/>
        </w:rPr>
        <w:t xml:space="preserve"> und haben eine Breite von 1mm. Damit wir eine Versorgung und eine Last anschließen können, w</w:t>
      </w:r>
      <w:r w:rsidR="00A459B0">
        <w:rPr>
          <w:rFonts w:cstheme="minorHAnsi"/>
        </w:rPr>
        <w:t xml:space="preserve">erden Anschlüsse benötigt. Diese Anschlüsse stellen in der Abbildung die </w:t>
      </w:r>
      <w:proofErr w:type="spellStart"/>
      <w:r w:rsidR="00A459B0">
        <w:rPr>
          <w:rFonts w:cstheme="minorHAnsi"/>
        </w:rPr>
        <w:t>PinHeader</w:t>
      </w:r>
      <w:proofErr w:type="spellEnd"/>
      <w:r w:rsidR="00A459B0">
        <w:rPr>
          <w:rFonts w:cstheme="minorHAnsi"/>
        </w:rPr>
        <w:t xml:space="preserve"> da. </w:t>
      </w:r>
    </w:p>
    <w:p w14:paraId="6EC4F4C0" w14:textId="14EE66F5" w:rsidR="00E43993" w:rsidRDefault="00E43993" w:rsidP="00076C5F">
      <w:pPr>
        <w:rPr>
          <w:rFonts w:cstheme="minorHAnsi"/>
        </w:rPr>
      </w:pPr>
    </w:p>
    <w:p w14:paraId="18F08C90" w14:textId="382BFAD6" w:rsidR="00E43993" w:rsidRDefault="00E43993" w:rsidP="00076C5F">
      <w:pPr>
        <w:rPr>
          <w:rFonts w:cstheme="minorHAnsi"/>
        </w:rPr>
      </w:pPr>
      <w:r>
        <w:rPr>
          <w:rFonts w:cstheme="minorHAnsi"/>
        </w:rPr>
        <w:t>Im 3-D-Betrachter sieht der Print wie folgt aus:</w:t>
      </w:r>
    </w:p>
    <w:p w14:paraId="0A42B891" w14:textId="3CAF3777" w:rsidR="00E43993" w:rsidRDefault="00E43993" w:rsidP="00076C5F">
      <w:pPr>
        <w:rPr>
          <w:rFonts w:cstheme="minorHAnsi"/>
        </w:rPr>
      </w:pPr>
    </w:p>
    <w:p w14:paraId="28EFB130" w14:textId="3CFF308A" w:rsidR="00E43993" w:rsidRDefault="00E43993" w:rsidP="00076C5F">
      <w:pPr>
        <w:rPr>
          <w:rFonts w:cstheme="minorHAnsi"/>
        </w:rPr>
      </w:pPr>
      <w:r>
        <w:rPr>
          <w:noProof/>
        </w:rPr>
        <w:drawing>
          <wp:anchor distT="0" distB="0" distL="114300" distR="114300" simplePos="0" relativeHeight="251750400" behindDoc="0" locked="0" layoutInCell="1" allowOverlap="1" wp14:anchorId="24F5F0C8" wp14:editId="0A22E98C">
            <wp:simplePos x="0" y="0"/>
            <wp:positionH relativeFrom="column">
              <wp:posOffset>0</wp:posOffset>
            </wp:positionH>
            <wp:positionV relativeFrom="paragraph">
              <wp:posOffset>152400</wp:posOffset>
            </wp:positionV>
            <wp:extent cx="5760720" cy="5351780"/>
            <wp:effectExtent l="0" t="0" r="0" b="1270"/>
            <wp:wrapTopAndBottom/>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351780"/>
                    </a:xfrm>
                    <a:prstGeom prst="rect">
                      <a:avLst/>
                    </a:prstGeom>
                  </pic:spPr>
                </pic:pic>
              </a:graphicData>
            </a:graphic>
          </wp:anchor>
        </w:drawing>
      </w:r>
    </w:p>
    <w:p w14:paraId="7418A2F7" w14:textId="0E231985" w:rsidR="00F76F89" w:rsidRDefault="00E43993" w:rsidP="00D42572">
      <w:pPr>
        <w:pStyle w:val="Untertitel"/>
      </w:pPr>
      <w:r>
        <w:t>Abb. Vorderseite des PCB-Design</w:t>
      </w:r>
    </w:p>
    <w:p w14:paraId="4A2AB1D8" w14:textId="62F58FCC" w:rsidR="00E43993" w:rsidRDefault="00E43993" w:rsidP="00076C5F">
      <w:pPr>
        <w:rPr>
          <w:rFonts w:cstheme="minorHAnsi"/>
        </w:rPr>
      </w:pPr>
    </w:p>
    <w:p w14:paraId="019A6745" w14:textId="0AFB1ED2" w:rsidR="00E43993" w:rsidRDefault="00952345" w:rsidP="00076C5F">
      <w:pPr>
        <w:rPr>
          <w:rFonts w:cstheme="minorHAnsi"/>
        </w:rPr>
      </w:pPr>
      <w:r>
        <w:rPr>
          <w:rFonts w:cstheme="minorHAnsi"/>
        </w:rPr>
        <w:t xml:space="preserve">Die weiße Umrandung und Referenz ist der Silk-Screen. Dieser hat die Aufgabe, durch eine Komponentenliste, eine bessere Übersicht für das Einfügen der Bauteile zu bieten. </w:t>
      </w:r>
    </w:p>
    <w:p w14:paraId="5EDA24B8" w14:textId="71BF9D27" w:rsidR="00952345" w:rsidRDefault="00952345" w:rsidP="00076C5F">
      <w:pPr>
        <w:rPr>
          <w:rFonts w:cstheme="minorHAnsi"/>
        </w:rPr>
      </w:pPr>
    </w:p>
    <w:p w14:paraId="5EFCDA1A" w14:textId="2547F7E1" w:rsidR="00952345" w:rsidRDefault="00952345" w:rsidP="00076C5F">
      <w:pPr>
        <w:rPr>
          <w:rFonts w:cstheme="minorHAnsi"/>
        </w:rPr>
      </w:pPr>
    </w:p>
    <w:p w14:paraId="54FD43CF" w14:textId="131F4A92" w:rsidR="00952345" w:rsidRDefault="00952345" w:rsidP="00076C5F">
      <w:pPr>
        <w:rPr>
          <w:rFonts w:cstheme="minorHAnsi"/>
        </w:rPr>
      </w:pPr>
    </w:p>
    <w:p w14:paraId="327C8BDF" w14:textId="6F0EB2C4" w:rsidR="00952345" w:rsidRDefault="00952345" w:rsidP="00076C5F">
      <w:pPr>
        <w:rPr>
          <w:rFonts w:cstheme="minorHAnsi"/>
        </w:rPr>
      </w:pPr>
    </w:p>
    <w:p w14:paraId="21ECF15B" w14:textId="19F3F61F" w:rsidR="00952345" w:rsidRDefault="00952345" w:rsidP="00076C5F">
      <w:pPr>
        <w:rPr>
          <w:rFonts w:cstheme="minorHAnsi"/>
        </w:rPr>
      </w:pPr>
    </w:p>
    <w:p w14:paraId="3F35B05E" w14:textId="09BBED54" w:rsidR="00952345" w:rsidRDefault="00952345" w:rsidP="00076C5F">
      <w:pPr>
        <w:rPr>
          <w:rFonts w:cstheme="minorHAnsi"/>
        </w:rPr>
      </w:pPr>
    </w:p>
    <w:p w14:paraId="098C6791" w14:textId="6A6DD40E" w:rsidR="00952345" w:rsidRDefault="00952345" w:rsidP="00076C5F">
      <w:pPr>
        <w:rPr>
          <w:rFonts w:cstheme="minorHAnsi"/>
        </w:rPr>
      </w:pPr>
    </w:p>
    <w:p w14:paraId="126D07A3" w14:textId="7BCAB6ED" w:rsidR="00952345" w:rsidRDefault="00952345" w:rsidP="00076C5F">
      <w:pPr>
        <w:rPr>
          <w:rFonts w:cstheme="minorHAnsi"/>
        </w:rPr>
      </w:pPr>
    </w:p>
    <w:p w14:paraId="2AD8A393" w14:textId="54081372" w:rsidR="00952345" w:rsidRDefault="00952345" w:rsidP="00076C5F">
      <w:pPr>
        <w:rPr>
          <w:rFonts w:cstheme="minorHAnsi"/>
        </w:rPr>
      </w:pPr>
    </w:p>
    <w:p w14:paraId="54DEDC79" w14:textId="04BCE28E" w:rsidR="00952345" w:rsidRDefault="00952345" w:rsidP="00076C5F">
      <w:pPr>
        <w:rPr>
          <w:rFonts w:cstheme="minorHAnsi"/>
        </w:rPr>
      </w:pPr>
    </w:p>
    <w:p w14:paraId="5D4C17D5" w14:textId="4B3B33B3" w:rsidR="00952345" w:rsidRDefault="00952345" w:rsidP="00076C5F">
      <w:pPr>
        <w:rPr>
          <w:rFonts w:cstheme="minorHAnsi"/>
        </w:rPr>
      </w:pPr>
    </w:p>
    <w:p w14:paraId="393B3464" w14:textId="2F55BC6B" w:rsidR="00952345" w:rsidRDefault="00952345" w:rsidP="00076C5F">
      <w:pPr>
        <w:rPr>
          <w:rFonts w:cstheme="minorHAnsi"/>
        </w:rPr>
      </w:pPr>
    </w:p>
    <w:p w14:paraId="14AC79C0" w14:textId="37C77F03" w:rsidR="00952345" w:rsidRDefault="00952345" w:rsidP="00076C5F">
      <w:pPr>
        <w:rPr>
          <w:rFonts w:cstheme="minorHAnsi"/>
        </w:rPr>
      </w:pPr>
    </w:p>
    <w:p w14:paraId="7B605BC5" w14:textId="1ADAE83D" w:rsidR="00952345" w:rsidRDefault="00732087" w:rsidP="00076C5F">
      <w:pPr>
        <w:rPr>
          <w:rFonts w:cstheme="minorHAnsi"/>
        </w:rPr>
      </w:pPr>
      <w:r>
        <w:rPr>
          <w:noProof/>
        </w:rPr>
        <w:lastRenderedPageBreak/>
        <w:drawing>
          <wp:anchor distT="0" distB="0" distL="114300" distR="114300" simplePos="0" relativeHeight="251752448" behindDoc="0" locked="0" layoutInCell="1" allowOverlap="1" wp14:anchorId="5B0C2E65" wp14:editId="7D5CC868">
            <wp:simplePos x="0" y="0"/>
            <wp:positionH relativeFrom="column">
              <wp:posOffset>0</wp:posOffset>
            </wp:positionH>
            <wp:positionV relativeFrom="paragraph">
              <wp:posOffset>152400</wp:posOffset>
            </wp:positionV>
            <wp:extent cx="5760720" cy="5752465"/>
            <wp:effectExtent l="0" t="0" r="0" b="635"/>
            <wp:wrapTopAndBottom/>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752465"/>
                    </a:xfrm>
                    <a:prstGeom prst="rect">
                      <a:avLst/>
                    </a:prstGeom>
                  </pic:spPr>
                </pic:pic>
              </a:graphicData>
            </a:graphic>
          </wp:anchor>
        </w:drawing>
      </w:r>
    </w:p>
    <w:p w14:paraId="1CF5B4A0" w14:textId="6E2C7985" w:rsidR="00F76F89" w:rsidRDefault="00732087" w:rsidP="00D42572">
      <w:pPr>
        <w:pStyle w:val="Untertitel"/>
      </w:pPr>
      <w:r>
        <w:t xml:space="preserve">Abb. Rückseite des PCB-Design </w:t>
      </w:r>
    </w:p>
    <w:p w14:paraId="5BECA4D6" w14:textId="207C7E16" w:rsidR="00F76F89" w:rsidRDefault="00F76F89" w:rsidP="00076C5F">
      <w:pPr>
        <w:rPr>
          <w:rFonts w:cstheme="minorHAnsi"/>
        </w:rPr>
      </w:pPr>
    </w:p>
    <w:p w14:paraId="40DFF3AA" w14:textId="2B1231CF" w:rsidR="0006766A" w:rsidRDefault="002B5F76" w:rsidP="00D42572">
      <w:pPr>
        <w:pStyle w:val="berschrift1"/>
      </w:pPr>
      <w:r>
        <w:t xml:space="preserve">2.18.5 Maße der Bauteile </w:t>
      </w:r>
    </w:p>
    <w:p w14:paraId="3B03783D" w14:textId="77777777" w:rsidR="0006766A" w:rsidRDefault="0006766A" w:rsidP="00076C5F">
      <w:pPr>
        <w:rPr>
          <w:rFonts w:cstheme="minorHAnsi"/>
        </w:rPr>
      </w:pPr>
    </w:p>
    <w:p w14:paraId="03145819" w14:textId="1A6DEE7A" w:rsidR="00677B93" w:rsidRDefault="00814BB0" w:rsidP="00076C5F">
      <w:pPr>
        <w:rPr>
          <w:rFonts w:cstheme="minorHAnsi"/>
        </w:rPr>
      </w:pPr>
      <w:r>
        <w:rPr>
          <w:rFonts w:cstheme="minorHAnsi"/>
        </w:rPr>
        <w:t>Die Informationen für Maße der Bauteile findet man in der PCB-Zuweisung</w:t>
      </w:r>
      <w:r w:rsidR="00833DFC">
        <w:rPr>
          <w:rFonts w:cstheme="minorHAnsi"/>
        </w:rPr>
        <w:t xml:space="preserve"> von </w:t>
      </w:r>
      <w:proofErr w:type="spellStart"/>
      <w:r w:rsidR="00833DFC">
        <w:rPr>
          <w:rFonts w:cstheme="minorHAnsi"/>
        </w:rPr>
        <w:t>KiCad</w:t>
      </w:r>
      <w:proofErr w:type="spellEnd"/>
      <w:r w:rsidR="00833DFC">
        <w:rPr>
          <w:rFonts w:cstheme="minorHAnsi"/>
        </w:rPr>
        <w:t xml:space="preserve">. Die meisten Bauteile </w:t>
      </w:r>
      <w:r w:rsidR="00677B93">
        <w:rPr>
          <w:rFonts w:cstheme="minorHAnsi"/>
        </w:rPr>
        <w:t>mit einem Rechteck</w:t>
      </w:r>
      <w:r w:rsidR="00833DFC">
        <w:rPr>
          <w:rFonts w:cstheme="minorHAnsi"/>
        </w:rPr>
        <w:t xml:space="preserve"> als Umriss haben 3 Koeffizienten: Länge, Breite und Abstand zwischen den Pins.</w:t>
      </w:r>
      <w:r w:rsidR="00677B93">
        <w:rPr>
          <w:rFonts w:cstheme="minorHAnsi"/>
        </w:rPr>
        <w:t xml:space="preserve"> Angeführt wird noch ein Beispiel für die Koeffizienten in </w:t>
      </w:r>
      <w:proofErr w:type="spellStart"/>
      <w:r w:rsidR="00677B93">
        <w:rPr>
          <w:rFonts w:cstheme="minorHAnsi"/>
        </w:rPr>
        <w:t>KiCad</w:t>
      </w:r>
      <w:proofErr w:type="spellEnd"/>
      <w:r w:rsidR="00677B93">
        <w:rPr>
          <w:rFonts w:cstheme="minorHAnsi"/>
        </w:rPr>
        <w:t>.</w:t>
      </w:r>
      <w:r w:rsidR="00833DFC">
        <w:rPr>
          <w:rFonts w:cstheme="minorHAnsi"/>
        </w:rPr>
        <w:t xml:space="preserve"> </w:t>
      </w:r>
    </w:p>
    <w:p w14:paraId="792F5F2A" w14:textId="303673A7" w:rsidR="00677B93" w:rsidRDefault="004D013D" w:rsidP="00506692">
      <w:pPr>
        <w:pStyle w:val="Untertitel"/>
        <w:rPr>
          <w:noProof/>
        </w:rPr>
      </w:pPr>
      <w:r>
        <w:rPr>
          <w:noProof/>
        </w:rPr>
        <w:drawing>
          <wp:anchor distT="0" distB="0" distL="114300" distR="114300" simplePos="0" relativeHeight="251754496" behindDoc="0" locked="0" layoutInCell="1" allowOverlap="1" wp14:anchorId="0E1A07EB" wp14:editId="33FF9F44">
            <wp:simplePos x="0" y="0"/>
            <wp:positionH relativeFrom="margin">
              <wp:align>right</wp:align>
            </wp:positionH>
            <wp:positionV relativeFrom="paragraph">
              <wp:posOffset>196850</wp:posOffset>
            </wp:positionV>
            <wp:extent cx="5760720" cy="223520"/>
            <wp:effectExtent l="0" t="0" r="0" b="508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23520"/>
                    </a:xfrm>
                    <a:prstGeom prst="rect">
                      <a:avLst/>
                    </a:prstGeom>
                  </pic:spPr>
                </pic:pic>
              </a:graphicData>
            </a:graphic>
          </wp:anchor>
        </w:drawing>
      </w:r>
    </w:p>
    <w:p w14:paraId="4BFC749E" w14:textId="37DECB6F" w:rsidR="00677B93" w:rsidRDefault="004D013D" w:rsidP="00506692">
      <w:pPr>
        <w:pStyle w:val="Untertitel"/>
        <w:rPr>
          <w:rFonts w:cstheme="minorHAnsi"/>
        </w:rPr>
      </w:pPr>
      <w:r>
        <w:rPr>
          <w:rFonts w:cstheme="minorHAnsi"/>
        </w:rPr>
        <w:t xml:space="preserve">Abb. Beispiel der Koeffizienten </w:t>
      </w:r>
    </w:p>
    <w:p w14:paraId="792F4341" w14:textId="2533FDF7" w:rsidR="004D013D" w:rsidRDefault="004D013D" w:rsidP="00076C5F">
      <w:pPr>
        <w:rPr>
          <w:rFonts w:cstheme="minorHAnsi"/>
        </w:rPr>
      </w:pPr>
    </w:p>
    <w:p w14:paraId="56A2AF31" w14:textId="6DE0CE7B" w:rsidR="004D013D" w:rsidRDefault="004D013D" w:rsidP="00076C5F">
      <w:pPr>
        <w:rPr>
          <w:rFonts w:cstheme="minorHAnsi"/>
        </w:rPr>
      </w:pPr>
      <w:r>
        <w:rPr>
          <w:rFonts w:cstheme="minorHAnsi"/>
        </w:rPr>
        <w:t xml:space="preserve">In der Abbildung zu sehen wird eine Spule </w:t>
      </w:r>
      <w:r w:rsidR="00A9161A">
        <w:rPr>
          <w:rFonts w:cstheme="minorHAnsi"/>
        </w:rPr>
        <w:t xml:space="preserve">als Footprint gewählt. Die Länge der Spule beträgt 41,9mm, die Breite 19,1mm und die Distanz zwischen den Pins 15,8mm. </w:t>
      </w:r>
    </w:p>
    <w:p w14:paraId="7AC72EC0" w14:textId="77777777" w:rsidR="00677B93" w:rsidRDefault="00677B93" w:rsidP="00076C5F">
      <w:pPr>
        <w:rPr>
          <w:rFonts w:cstheme="minorHAnsi"/>
        </w:rPr>
      </w:pPr>
    </w:p>
    <w:p w14:paraId="167E6EF0" w14:textId="150F58DA" w:rsidR="00677B93" w:rsidRDefault="00677B93" w:rsidP="00076C5F">
      <w:pPr>
        <w:rPr>
          <w:rFonts w:cstheme="minorHAnsi"/>
        </w:rPr>
      </w:pPr>
      <w:r>
        <w:rPr>
          <w:rFonts w:cstheme="minorHAnsi"/>
        </w:rPr>
        <w:t>Die gelben Linien</w:t>
      </w:r>
      <w:r w:rsidR="00A9161A">
        <w:rPr>
          <w:rFonts w:cstheme="minorHAnsi"/>
        </w:rPr>
        <w:t xml:space="preserve"> in der Abbildung PCB-Designs der DC-DC-Wandler</w:t>
      </w:r>
      <w:r>
        <w:rPr>
          <w:rFonts w:cstheme="minorHAnsi"/>
        </w:rPr>
        <w:t xml:space="preserve"> zeigen die Kantenschnitte des Prints, also wie groß die Platine in Wirklichkeit ist. Die Maße betragen bei der kleineren Fläche 66x33,5mm und bei der größeren 71x38mm. Die Bauteile die weiß umrandet</w:t>
      </w:r>
      <w:r w:rsidR="00A9161A">
        <w:rPr>
          <w:rFonts w:cstheme="minorHAnsi"/>
        </w:rPr>
        <w:t xml:space="preserve"> sind,</w:t>
      </w:r>
      <w:r>
        <w:rPr>
          <w:rFonts w:cstheme="minorHAnsi"/>
        </w:rPr>
        <w:t xml:space="preserve"> zeigt die </w:t>
      </w:r>
      <w:proofErr w:type="gramStart"/>
      <w:r>
        <w:rPr>
          <w:rFonts w:cstheme="minorHAnsi"/>
        </w:rPr>
        <w:t>Größe</w:t>
      </w:r>
      <w:proofErr w:type="gramEnd"/>
      <w:r w:rsidR="003B623E">
        <w:rPr>
          <w:rFonts w:cstheme="minorHAnsi"/>
        </w:rPr>
        <w:t xml:space="preserve"> </w:t>
      </w:r>
      <w:r>
        <w:rPr>
          <w:rFonts w:cstheme="minorHAnsi"/>
        </w:rPr>
        <w:lastRenderedPageBreak/>
        <w:t xml:space="preserve">die sie auf der Fläche einnehmen werden. Natürlich sind die Größen der Spule abhängig von der Induktion. Je größer die Induktion, desto größer ist die Spule. </w:t>
      </w:r>
    </w:p>
    <w:p w14:paraId="510F641D" w14:textId="2E9E18DB" w:rsidR="00677B93" w:rsidRDefault="00D42572" w:rsidP="00D42572">
      <w:pPr>
        <w:pStyle w:val="berschrift1"/>
      </w:pPr>
      <w:r>
        <w:rPr>
          <w:noProof/>
        </w:rPr>
        <w:drawing>
          <wp:anchor distT="0" distB="0" distL="114300" distR="114300" simplePos="0" relativeHeight="251755520" behindDoc="0" locked="0" layoutInCell="1" allowOverlap="1" wp14:anchorId="48034C02" wp14:editId="0EA0F2BF">
            <wp:simplePos x="0" y="0"/>
            <wp:positionH relativeFrom="margin">
              <wp:align>left</wp:align>
            </wp:positionH>
            <wp:positionV relativeFrom="paragraph">
              <wp:posOffset>403476</wp:posOffset>
            </wp:positionV>
            <wp:extent cx="5760720" cy="6096635"/>
            <wp:effectExtent l="0" t="0" r="0"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63">
                      <a:extLst>
                        <a:ext uri="{28A0092B-C50C-407E-A947-70E740481C1C}">
                          <a14:useLocalDpi xmlns:a14="http://schemas.microsoft.com/office/drawing/2010/main" val="0"/>
                        </a:ext>
                      </a:extLst>
                    </a:blip>
                    <a:stretch>
                      <a:fillRect/>
                    </a:stretch>
                  </pic:blipFill>
                  <pic:spPr>
                    <a:xfrm>
                      <a:off x="0" y="0"/>
                      <a:ext cx="5760720" cy="6096635"/>
                    </a:xfrm>
                    <a:prstGeom prst="rect">
                      <a:avLst/>
                    </a:prstGeom>
                  </pic:spPr>
                </pic:pic>
              </a:graphicData>
            </a:graphic>
          </wp:anchor>
        </w:drawing>
      </w:r>
      <w:r w:rsidR="0007779E">
        <w:t xml:space="preserve">2.18.6 </w:t>
      </w:r>
      <w:r w:rsidR="0090673E">
        <w:t>Zuweisungs</w:t>
      </w:r>
      <w:r w:rsidR="0007779E">
        <w:t>liste</w:t>
      </w:r>
    </w:p>
    <w:p w14:paraId="34515BFB" w14:textId="2B0EA20E" w:rsidR="0007779E" w:rsidRDefault="00014BC6" w:rsidP="00D42572">
      <w:pPr>
        <w:pStyle w:val="Untertitel"/>
      </w:pPr>
      <w:r>
        <w:t>Abb. PCB-Zuweisungsliste</w:t>
      </w:r>
      <w:r w:rsidR="00DA0B12">
        <w:t xml:space="preserve"> </w:t>
      </w:r>
      <w:r w:rsidR="00E412EF">
        <w:t>des fliegenden Aufbaus</w:t>
      </w:r>
    </w:p>
    <w:p w14:paraId="316F137E" w14:textId="36DEB5CD" w:rsidR="00AB7066" w:rsidRDefault="00E412EF" w:rsidP="00AB7066">
      <w:pPr>
        <w:rPr>
          <w:rFonts w:cstheme="minorHAnsi"/>
        </w:rPr>
      </w:pPr>
      <w:r>
        <w:rPr>
          <w:rFonts w:cstheme="minorHAnsi"/>
        </w:rPr>
        <w:t xml:space="preserve">In dieser Anwendung des fliegenden Aufbaus zeigt </w:t>
      </w:r>
      <w:r w:rsidR="00C03552">
        <w:rPr>
          <w:rFonts w:cstheme="minorHAnsi"/>
        </w:rPr>
        <w:t>Zuweisungsliste zeigt welche Referenz, welches Bauteil hat.</w:t>
      </w:r>
      <w:r>
        <w:rPr>
          <w:rFonts w:cstheme="minorHAnsi"/>
        </w:rPr>
        <w:t xml:space="preserve"> In diesem Aufbau sind 40 Bauteile vorhanden.</w:t>
      </w:r>
      <w:r w:rsidR="00C03552">
        <w:rPr>
          <w:rFonts w:cstheme="minorHAnsi"/>
        </w:rPr>
        <w:t xml:space="preserve"> Zudem wie viele Bauteile vorhanden sind und welche Bemaßung ein spezifisches Bauteil hat. </w:t>
      </w:r>
      <w:r w:rsidR="00AB7066">
        <w:rPr>
          <w:rFonts w:cstheme="minorHAnsi"/>
        </w:rPr>
        <w:t>In der Abbildung werden die meisten Bauteile nicht bestellt. Die Kondensatoren, Widerstände und Pin Sockets werden von der Schule zur Verfügung gestellt. Die restlichen Bauteile werden i</w:t>
      </w:r>
      <w:r w:rsidR="0090673E">
        <w:rPr>
          <w:rFonts w:cstheme="minorHAnsi"/>
        </w:rPr>
        <w:t>n der nächsten Abbildung</w:t>
      </w:r>
      <w:r w:rsidR="00AB7066">
        <w:rPr>
          <w:rFonts w:cstheme="minorHAnsi"/>
        </w:rPr>
        <w:t xml:space="preserve"> angeführt.</w:t>
      </w:r>
    </w:p>
    <w:p w14:paraId="03A65FA6" w14:textId="0D4B955B" w:rsidR="0007779E" w:rsidRDefault="0007779E" w:rsidP="00076C5F">
      <w:pPr>
        <w:rPr>
          <w:rFonts w:cstheme="minorHAnsi"/>
        </w:rPr>
      </w:pPr>
    </w:p>
    <w:p w14:paraId="1CB898C3" w14:textId="70C93E63" w:rsidR="00C03552" w:rsidRDefault="00C03552" w:rsidP="00076C5F">
      <w:pPr>
        <w:rPr>
          <w:rFonts w:cstheme="minorHAnsi"/>
        </w:rPr>
      </w:pPr>
    </w:p>
    <w:p w14:paraId="736B5C17" w14:textId="77777777" w:rsidR="00C03552" w:rsidRDefault="00C03552" w:rsidP="00076C5F">
      <w:pPr>
        <w:rPr>
          <w:rFonts w:cstheme="minorHAnsi"/>
        </w:rPr>
      </w:pPr>
    </w:p>
    <w:p w14:paraId="1CDDC35B" w14:textId="008299A7" w:rsidR="00677B93" w:rsidRDefault="00677B93" w:rsidP="00076C5F">
      <w:pPr>
        <w:rPr>
          <w:rFonts w:cstheme="minorHAnsi"/>
        </w:rPr>
      </w:pPr>
    </w:p>
    <w:p w14:paraId="3FE72BC6" w14:textId="21774C5B" w:rsidR="00677B93" w:rsidRDefault="00677B93" w:rsidP="00076C5F">
      <w:pPr>
        <w:rPr>
          <w:rFonts w:cstheme="minorHAnsi"/>
        </w:rPr>
      </w:pPr>
    </w:p>
    <w:p w14:paraId="34D9EAE8" w14:textId="47E5E541" w:rsidR="00677B93" w:rsidRDefault="00677B93" w:rsidP="00076C5F">
      <w:pPr>
        <w:rPr>
          <w:rFonts w:cstheme="minorHAnsi"/>
        </w:rPr>
      </w:pPr>
    </w:p>
    <w:p w14:paraId="0361DA4D" w14:textId="03447017" w:rsidR="00677B93" w:rsidRDefault="00677B93" w:rsidP="00076C5F">
      <w:pPr>
        <w:rPr>
          <w:rFonts w:cstheme="minorHAnsi"/>
        </w:rPr>
      </w:pPr>
    </w:p>
    <w:p w14:paraId="738CE411" w14:textId="7F16457A" w:rsidR="0041153F" w:rsidRDefault="0041153F" w:rsidP="00076C5F">
      <w:pPr>
        <w:rPr>
          <w:rFonts w:cstheme="minorHAnsi"/>
        </w:rPr>
      </w:pPr>
    </w:p>
    <w:p w14:paraId="1474606B" w14:textId="4FA3AF87" w:rsidR="0041153F" w:rsidRDefault="0041153F" w:rsidP="00076C5F">
      <w:pPr>
        <w:rPr>
          <w:rFonts w:cstheme="minorHAnsi"/>
        </w:rPr>
      </w:pPr>
    </w:p>
    <w:p w14:paraId="5591B2E5" w14:textId="5188E7C3" w:rsidR="0041153F" w:rsidRDefault="0041153F" w:rsidP="00076C5F">
      <w:pPr>
        <w:rPr>
          <w:rFonts w:cstheme="minorHAnsi"/>
        </w:rPr>
      </w:pPr>
    </w:p>
    <w:p w14:paraId="0C300540" w14:textId="294620D3" w:rsidR="0041153F" w:rsidRDefault="0041153F" w:rsidP="00076C5F">
      <w:pPr>
        <w:rPr>
          <w:rFonts w:cstheme="minorHAnsi"/>
        </w:rPr>
      </w:pPr>
    </w:p>
    <w:p w14:paraId="0265F774" w14:textId="16A449D9" w:rsidR="0041153F" w:rsidRDefault="00961719" w:rsidP="00AB7066">
      <w:pPr>
        <w:pStyle w:val="Untertitel"/>
      </w:pPr>
      <w:r>
        <w:rPr>
          <w:noProof/>
        </w:rPr>
        <w:drawing>
          <wp:anchor distT="0" distB="0" distL="114300" distR="114300" simplePos="0" relativeHeight="251756544" behindDoc="0" locked="0" layoutInCell="1" allowOverlap="1" wp14:anchorId="6612EB73" wp14:editId="6A55FEAF">
            <wp:simplePos x="0" y="0"/>
            <wp:positionH relativeFrom="column">
              <wp:posOffset>3972</wp:posOffset>
            </wp:positionH>
            <wp:positionV relativeFrom="paragraph">
              <wp:posOffset>-487</wp:posOffset>
            </wp:positionV>
            <wp:extent cx="5514975" cy="1905000"/>
            <wp:effectExtent l="0" t="0" r="9525" b="0"/>
            <wp:wrapSquare wrapText="bothSides"/>
            <wp:docPr id="54" name="Grafik 5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isch enthält.&#10;&#10;Automatisch generierte Beschreibung"/>
                    <pic:cNvPicPr/>
                  </pic:nvPicPr>
                  <pic:blipFill>
                    <a:blip r:embed="rId64">
                      <a:extLst>
                        <a:ext uri="{28A0092B-C50C-407E-A947-70E740481C1C}">
                          <a14:useLocalDpi xmlns:a14="http://schemas.microsoft.com/office/drawing/2010/main" val="0"/>
                        </a:ext>
                      </a:extLst>
                    </a:blip>
                    <a:stretch>
                      <a:fillRect/>
                    </a:stretch>
                  </pic:blipFill>
                  <pic:spPr>
                    <a:xfrm>
                      <a:off x="0" y="0"/>
                      <a:ext cx="5514975" cy="1905000"/>
                    </a:xfrm>
                    <a:prstGeom prst="rect">
                      <a:avLst/>
                    </a:prstGeom>
                  </pic:spPr>
                </pic:pic>
              </a:graphicData>
            </a:graphic>
          </wp:anchor>
        </w:drawing>
      </w:r>
      <w:r>
        <w:t>Abb. Bestellte Bauteile</w:t>
      </w:r>
      <w:r w:rsidR="0090673E">
        <w:t xml:space="preserve"> des fliegenden Aufbaus</w:t>
      </w:r>
      <w:r>
        <w:t xml:space="preserve"> bei der Firma RS-Components</w:t>
      </w:r>
    </w:p>
    <w:p w14:paraId="64FFFF8F" w14:textId="2A977566" w:rsidR="00C03552" w:rsidRDefault="00A95AFF" w:rsidP="00076C5F">
      <w:pPr>
        <w:rPr>
          <w:rFonts w:cstheme="minorHAnsi"/>
        </w:rPr>
      </w:pPr>
      <w:r>
        <w:rPr>
          <w:rFonts w:cstheme="minorHAnsi"/>
        </w:rPr>
        <w:t xml:space="preserve">Zunächst wurde überprüft, ob die Bauteile von der Abbildung auf RS-Components vorhanden war. In diesem Fall war die angegebene </w:t>
      </w:r>
      <w:proofErr w:type="spellStart"/>
      <w:r w:rsidR="005565F2">
        <w:rPr>
          <w:rFonts w:cstheme="minorHAnsi"/>
        </w:rPr>
        <w:t>Shottky</w:t>
      </w:r>
      <w:proofErr w:type="spellEnd"/>
      <w:r w:rsidR="005565F2">
        <w:rPr>
          <w:rFonts w:cstheme="minorHAnsi"/>
        </w:rPr>
        <w:t xml:space="preserve">-Diode (B340A) vom Datenblatt nicht vorhanden. Die Bestellzeit dieser Diode war über 1 einem Jahr, demnach musste nach einer Alternative gesucht werden. Durch die Eigenschaften und Hauptmerkmale konnte ein Filter auf der Bestellseite angewendet werden, um die Auswahl auf wenige zu beschränken. Die </w:t>
      </w:r>
      <w:proofErr w:type="spellStart"/>
      <w:r w:rsidR="005565F2">
        <w:rPr>
          <w:rFonts w:cstheme="minorHAnsi"/>
        </w:rPr>
        <w:t>Shottky</w:t>
      </w:r>
      <w:proofErr w:type="spellEnd"/>
      <w:r w:rsidR="005565F2">
        <w:rPr>
          <w:rFonts w:cstheme="minorHAnsi"/>
        </w:rPr>
        <w:t>-Diode (</w:t>
      </w:r>
      <w:r w:rsidR="00FB7915">
        <w:rPr>
          <w:rFonts w:cstheme="minorHAnsi"/>
        </w:rPr>
        <w:t>B340B</w:t>
      </w:r>
      <w:r w:rsidR="005565F2">
        <w:rPr>
          <w:rFonts w:cstheme="minorHAnsi"/>
        </w:rPr>
        <w:t>)</w:t>
      </w:r>
      <w:r w:rsidR="00FB7915">
        <w:rPr>
          <w:rFonts w:cstheme="minorHAnsi"/>
        </w:rPr>
        <w:t xml:space="preserve"> hatte die Eigenschaften der angegebenen Diode und sehr wenige Abweichungen, die in dieser Anwendung keine Rolle spi</w:t>
      </w:r>
      <w:r w:rsidR="00D85DA9">
        <w:rPr>
          <w:rFonts w:cstheme="minorHAnsi"/>
        </w:rPr>
        <w:t>elen</w:t>
      </w:r>
      <w:r w:rsidR="00FB7915">
        <w:rPr>
          <w:rFonts w:cstheme="minorHAnsi"/>
        </w:rPr>
        <w:t>.</w:t>
      </w:r>
      <w:r w:rsidR="0011417D">
        <w:rPr>
          <w:rFonts w:cstheme="minorHAnsi"/>
        </w:rPr>
        <w:t xml:space="preserve"> Für die Alternativ-Diode wurden 20 Stück bestellt, da </w:t>
      </w:r>
      <w:r w:rsidR="0090673E">
        <w:rPr>
          <w:rFonts w:cstheme="minorHAnsi"/>
        </w:rPr>
        <w:t>es die Mindestbestellanzahl ist.</w:t>
      </w:r>
      <w:r w:rsidR="00D85DA9">
        <w:rPr>
          <w:rFonts w:cstheme="minorHAnsi"/>
        </w:rPr>
        <w:t xml:space="preserve"> Der DC-DC-Wandler IC (TPS54331) wurde in dieser Anwendung ausgewählt, aufgrund kleiner Verlustleistungen und der Einfachheit von Aufbau und Dimensionierung. Wie dieser Baustein genauer </w:t>
      </w:r>
      <w:r w:rsidR="00566640">
        <w:rPr>
          <w:rFonts w:cstheme="minorHAnsi"/>
        </w:rPr>
        <w:t>funktioniert,</w:t>
      </w:r>
      <w:r w:rsidR="00D85DA9">
        <w:rPr>
          <w:rFonts w:cstheme="minorHAnsi"/>
        </w:rPr>
        <w:t xml:space="preserve"> wird im Punkt 2.9 TPS54331 beschrieben. </w:t>
      </w:r>
      <w:r w:rsidR="00566640">
        <w:rPr>
          <w:rFonts w:cstheme="minorHAnsi"/>
        </w:rPr>
        <w:t xml:space="preserve">Die Spulen sind </w:t>
      </w:r>
      <w:r w:rsidR="003A1D6D">
        <w:rPr>
          <w:rFonts w:cstheme="minorHAnsi"/>
        </w:rPr>
        <w:t xml:space="preserve">Speicherdrosseln </w:t>
      </w:r>
      <w:r w:rsidR="00566640">
        <w:rPr>
          <w:rFonts w:cstheme="minorHAnsi"/>
        </w:rPr>
        <w:t>die</w:t>
      </w:r>
      <w:r w:rsidR="003A1D6D">
        <w:rPr>
          <w:rFonts w:cstheme="minorHAnsi"/>
        </w:rPr>
        <w:t xml:space="preserve"> extra für DC-DC-Wandler Applikationen gefertigt worden. Die Haupteigenschaften dieser Speicherdrosseln sind geringe Abstrahlung, geringer Kernverlust und </w:t>
      </w:r>
      <w:r w:rsidR="00566640">
        <w:rPr>
          <w:rFonts w:cstheme="minorHAnsi"/>
        </w:rPr>
        <w:t xml:space="preserve">die hohe Strombelastbarkeit. </w:t>
      </w:r>
    </w:p>
    <w:p w14:paraId="2793F24C" w14:textId="71C315D6" w:rsidR="00566640" w:rsidRDefault="00566640" w:rsidP="00076C5F">
      <w:pPr>
        <w:rPr>
          <w:rFonts w:cstheme="minorHAnsi"/>
        </w:rPr>
      </w:pPr>
    </w:p>
    <w:p w14:paraId="6429B6D7" w14:textId="57E408AE" w:rsidR="00566640" w:rsidRDefault="00566640" w:rsidP="00566640">
      <w:pPr>
        <w:pStyle w:val="berschrift1"/>
      </w:pPr>
      <w:r>
        <w:t>2.18.7 Inbetriebnahme</w:t>
      </w:r>
    </w:p>
    <w:p w14:paraId="58A3665B" w14:textId="0F9A8AFA" w:rsidR="00566640" w:rsidRDefault="00566640" w:rsidP="00076C5F">
      <w:pPr>
        <w:rPr>
          <w:rFonts w:cstheme="minorHAnsi"/>
        </w:rPr>
      </w:pPr>
    </w:p>
    <w:p w14:paraId="36D24B19" w14:textId="48BF8AFB" w:rsidR="00566640" w:rsidRDefault="000C3BA4" w:rsidP="00076C5F">
      <w:pPr>
        <w:rPr>
          <w:rFonts w:cstheme="minorHAnsi"/>
        </w:rPr>
      </w:pPr>
      <w:r>
        <w:rPr>
          <w:rFonts w:cstheme="minorHAnsi"/>
        </w:rPr>
        <w:t xml:space="preserve">Für die Inbetriebnahme wurde ein Netzteil für die Versorgung verwendet. Die Versorgung wurde auf 24 Volt </w:t>
      </w:r>
      <w:r w:rsidR="00BE0031">
        <w:rPr>
          <w:rFonts w:cstheme="minorHAnsi"/>
        </w:rPr>
        <w:t>ein</w:t>
      </w:r>
      <w:r>
        <w:rPr>
          <w:rFonts w:cstheme="minorHAnsi"/>
        </w:rPr>
        <w:t>gestellt, um die Spannung vom Solarcontroller darzustellen. Die Strombegrenzung des Netzteils wurde</w:t>
      </w:r>
      <w:r w:rsidR="00C41CE6">
        <w:rPr>
          <w:rFonts w:cstheme="minorHAnsi"/>
        </w:rPr>
        <w:t>, je nach welcher Schaltung</w:t>
      </w:r>
      <w:r>
        <w:rPr>
          <w:rFonts w:cstheme="minorHAnsi"/>
        </w:rPr>
        <w:t xml:space="preserve"> auf 3</w:t>
      </w:r>
      <w:r w:rsidR="00C41CE6">
        <w:rPr>
          <w:rFonts w:cstheme="minorHAnsi"/>
        </w:rPr>
        <w:t xml:space="preserve"> oder 0,9</w:t>
      </w:r>
      <w:r>
        <w:rPr>
          <w:rFonts w:cstheme="minorHAnsi"/>
        </w:rPr>
        <w:t xml:space="preserve"> Ampere eingestellt,</w:t>
      </w:r>
      <w:r w:rsidR="00C41CE6">
        <w:rPr>
          <w:rFonts w:cstheme="minorHAnsi"/>
        </w:rPr>
        <w:t xml:space="preserve"> da dieser Strom nicht überschritten werden sollte</w:t>
      </w:r>
      <w:r>
        <w:rPr>
          <w:rFonts w:cstheme="minorHAnsi"/>
        </w:rPr>
        <w:t xml:space="preserve">. Als Last wurden </w:t>
      </w:r>
      <w:r w:rsidR="0068125D">
        <w:rPr>
          <w:rFonts w:cstheme="minorHAnsi"/>
        </w:rPr>
        <w:t xml:space="preserve">niederohmige </w:t>
      </w:r>
      <w:proofErr w:type="spellStart"/>
      <w:r w:rsidR="0068125D">
        <w:rPr>
          <w:rFonts w:cstheme="minorHAnsi"/>
        </w:rPr>
        <w:t>Shuntwiderstände</w:t>
      </w:r>
      <w:proofErr w:type="spellEnd"/>
      <w:r w:rsidR="0068125D">
        <w:rPr>
          <w:rFonts w:cstheme="minorHAnsi"/>
        </w:rPr>
        <w:t xml:space="preserve"> </w:t>
      </w:r>
      <w:r w:rsidR="00BE0031">
        <w:rPr>
          <w:rFonts w:cstheme="minorHAnsi"/>
        </w:rPr>
        <w:t>verwendet</w:t>
      </w:r>
      <w:r w:rsidR="0068125D">
        <w:rPr>
          <w:rFonts w:cstheme="minorHAnsi"/>
        </w:rPr>
        <w:t>. Der Widerstand wird durch einen Schieberegler eingestellt.</w:t>
      </w:r>
      <w:r w:rsidR="00BE0031">
        <w:rPr>
          <w:rFonts w:cstheme="minorHAnsi"/>
        </w:rPr>
        <w:t xml:space="preserve"> Ein</w:t>
      </w:r>
      <w:r w:rsidR="00C41CE6">
        <w:rPr>
          <w:rFonts w:cstheme="minorHAnsi"/>
        </w:rPr>
        <w:t xml:space="preserve"> einzelner</w:t>
      </w:r>
      <w:r w:rsidR="00BE0031">
        <w:rPr>
          <w:rFonts w:cstheme="minorHAnsi"/>
        </w:rPr>
        <w:t xml:space="preserve"> </w:t>
      </w:r>
      <w:proofErr w:type="spellStart"/>
      <w:r w:rsidR="00BE0031">
        <w:rPr>
          <w:rFonts w:cstheme="minorHAnsi"/>
        </w:rPr>
        <w:t>Shuntwderstand</w:t>
      </w:r>
      <w:proofErr w:type="spellEnd"/>
      <w:r w:rsidR="00C41CE6">
        <w:rPr>
          <w:rFonts w:cstheme="minorHAnsi"/>
        </w:rPr>
        <w:t xml:space="preserve"> konnte nicht angeschlossen </w:t>
      </w:r>
      <w:r w:rsidR="00464098">
        <w:rPr>
          <w:rFonts w:cstheme="minorHAnsi"/>
        </w:rPr>
        <w:t>werden,</w:t>
      </w:r>
      <w:r w:rsidR="0068125D">
        <w:rPr>
          <w:rFonts w:cstheme="minorHAnsi"/>
        </w:rPr>
        <w:t xml:space="preserve"> weil </w:t>
      </w:r>
      <w:r w:rsidR="00BE0031">
        <w:rPr>
          <w:rFonts w:cstheme="minorHAnsi"/>
        </w:rPr>
        <w:t xml:space="preserve">der maximale Strom des </w:t>
      </w:r>
      <w:proofErr w:type="spellStart"/>
      <w:r w:rsidR="00BE0031">
        <w:rPr>
          <w:rFonts w:cstheme="minorHAnsi"/>
        </w:rPr>
        <w:t>Shuntwiderstandes</w:t>
      </w:r>
      <w:proofErr w:type="spellEnd"/>
      <w:r w:rsidR="00BE0031">
        <w:rPr>
          <w:rFonts w:cstheme="minorHAnsi"/>
        </w:rPr>
        <w:t xml:space="preserve"> sonst überschreitet, wird. Für diese Anwendung wurden, je nach Ausgangstromes zwei oder drei </w:t>
      </w:r>
      <w:proofErr w:type="spellStart"/>
      <w:r w:rsidR="00BE0031">
        <w:rPr>
          <w:rFonts w:cstheme="minorHAnsi"/>
        </w:rPr>
        <w:t>Shuntwiderstände</w:t>
      </w:r>
      <w:proofErr w:type="spellEnd"/>
      <w:r w:rsidR="00BE0031">
        <w:rPr>
          <w:rFonts w:cstheme="minorHAnsi"/>
        </w:rPr>
        <w:t xml:space="preserve"> </w:t>
      </w:r>
      <w:r w:rsidR="00C41CE6">
        <w:rPr>
          <w:rFonts w:cstheme="minorHAnsi"/>
        </w:rPr>
        <w:t>parallelgeschaltet, um den Strom aufzuteilen.</w:t>
      </w:r>
      <w:r w:rsidR="00BE0031">
        <w:rPr>
          <w:rFonts w:cstheme="minorHAnsi"/>
        </w:rPr>
        <w:t xml:space="preserve"> </w:t>
      </w:r>
    </w:p>
    <w:p w14:paraId="2D8DD9DA" w14:textId="35EB43B5" w:rsidR="000C3BA4" w:rsidRDefault="000C3BA4" w:rsidP="00076C5F">
      <w:pPr>
        <w:rPr>
          <w:rFonts w:cstheme="minorHAnsi"/>
        </w:rPr>
      </w:pPr>
    </w:p>
    <w:p w14:paraId="0CB2A95B" w14:textId="54D613B6" w:rsidR="000C3BA4" w:rsidRDefault="000C3BA4" w:rsidP="00076C5F">
      <w:pPr>
        <w:rPr>
          <w:rFonts w:cstheme="minorHAnsi"/>
        </w:rPr>
      </w:pPr>
      <w:r>
        <w:rPr>
          <w:rFonts w:cstheme="minorHAnsi"/>
        </w:rPr>
        <w:t>Bild des Aufbaues einfügen</w:t>
      </w:r>
    </w:p>
    <w:p w14:paraId="33BF175E" w14:textId="44F03A5A" w:rsidR="000C3BA4" w:rsidRDefault="000C3BA4" w:rsidP="00076C5F">
      <w:pPr>
        <w:rPr>
          <w:rFonts w:cstheme="minorHAnsi"/>
        </w:rPr>
      </w:pPr>
    </w:p>
    <w:p w14:paraId="4EFB7A4B" w14:textId="54FB9C1B" w:rsidR="000C3BA4" w:rsidRDefault="00C41CE6" w:rsidP="00076C5F">
      <w:pPr>
        <w:rPr>
          <w:rFonts w:cstheme="minorHAnsi"/>
        </w:rPr>
      </w:pPr>
      <w:r>
        <w:rPr>
          <w:rFonts w:cstheme="minorHAnsi"/>
        </w:rPr>
        <w:t>Die Ergebnisse dieser Inbetriebnahme werden im Punkt Messungen präsentiert.</w:t>
      </w:r>
    </w:p>
    <w:p w14:paraId="1E30ED9B" w14:textId="561802BD" w:rsidR="00C03552" w:rsidRDefault="00C03552" w:rsidP="00076C5F">
      <w:pPr>
        <w:rPr>
          <w:rFonts w:cstheme="minorHAnsi"/>
        </w:rPr>
      </w:pPr>
    </w:p>
    <w:p w14:paraId="722DE5AC" w14:textId="1C63D4C7" w:rsidR="00C03552" w:rsidRDefault="00464098" w:rsidP="00464098">
      <w:pPr>
        <w:pStyle w:val="berschrift1"/>
      </w:pPr>
      <w:r>
        <w:t>2.18.8 Messungen</w:t>
      </w:r>
    </w:p>
    <w:p w14:paraId="1B847AA7" w14:textId="446229BE" w:rsidR="00C03552" w:rsidRDefault="00C03552" w:rsidP="00076C5F">
      <w:pPr>
        <w:rPr>
          <w:rFonts w:cstheme="minorHAnsi"/>
        </w:rPr>
      </w:pPr>
    </w:p>
    <w:p w14:paraId="04E82609" w14:textId="1FEBD716" w:rsidR="00C03552" w:rsidRDefault="009A264A" w:rsidP="00076C5F">
      <w:pPr>
        <w:rPr>
          <w:rFonts w:cstheme="minorHAnsi"/>
        </w:rPr>
      </w:pPr>
      <w:r>
        <w:rPr>
          <w:rFonts w:cstheme="minorHAnsi"/>
        </w:rPr>
        <w:t>(in Bearbeitung)</w:t>
      </w:r>
    </w:p>
    <w:p w14:paraId="1AD3206B" w14:textId="308F6AA9" w:rsidR="00C03552" w:rsidRDefault="00C03552" w:rsidP="00076C5F">
      <w:pPr>
        <w:rPr>
          <w:rFonts w:cstheme="minorHAnsi"/>
        </w:rPr>
      </w:pPr>
    </w:p>
    <w:p w14:paraId="065C286B" w14:textId="440C452B" w:rsidR="0044672D" w:rsidRDefault="0044672D" w:rsidP="0044672D">
      <w:pPr>
        <w:pStyle w:val="berschrift1"/>
      </w:pPr>
      <w:r>
        <w:t xml:space="preserve">2.15 Solarcontroller </w:t>
      </w:r>
    </w:p>
    <w:p w14:paraId="3436B571" w14:textId="31DB8A1E" w:rsidR="00207CF5" w:rsidRDefault="00207CF5" w:rsidP="00207CF5"/>
    <w:p w14:paraId="4E4E611D" w14:textId="034E3802" w:rsidR="00207CF5" w:rsidRPr="00207CF5" w:rsidRDefault="00207CF5" w:rsidP="00207CF5">
      <w:r>
        <w:t xml:space="preserve">Ein Solarcontroller auch Solar Laderegler oder auch nur Laderegler genannt, hat die Funktion die Batterie vor Über- und Tiefladung zu schützen. Zusätzlich schützt der Laderegler auch vor Kurzschlüssen. </w:t>
      </w:r>
    </w:p>
    <w:p w14:paraId="08FB9B4E" w14:textId="25C65F16" w:rsidR="00C03552" w:rsidRDefault="00C03552" w:rsidP="00076C5F">
      <w:pPr>
        <w:rPr>
          <w:rFonts w:cstheme="minorHAnsi"/>
        </w:rPr>
      </w:pPr>
    </w:p>
    <w:p w14:paraId="3BFA3101" w14:textId="426233DB" w:rsidR="00797D33" w:rsidRDefault="00797D33" w:rsidP="00797D33">
      <w:pPr>
        <w:pStyle w:val="berschrift1"/>
        <w:spacing w:line="240" w:lineRule="auto"/>
      </w:pPr>
      <w:r>
        <w:rPr>
          <w:noProof/>
        </w:rPr>
        <w:lastRenderedPageBreak/>
        <w:drawing>
          <wp:anchor distT="0" distB="0" distL="114300" distR="114300" simplePos="0" relativeHeight="251757568" behindDoc="0" locked="0" layoutInCell="1" allowOverlap="1" wp14:anchorId="528F0C26" wp14:editId="4C6C41FB">
            <wp:simplePos x="0" y="0"/>
            <wp:positionH relativeFrom="margin">
              <wp:align>left</wp:align>
            </wp:positionH>
            <wp:positionV relativeFrom="paragraph">
              <wp:posOffset>340242</wp:posOffset>
            </wp:positionV>
            <wp:extent cx="5438775" cy="3209925"/>
            <wp:effectExtent l="0" t="0" r="9525" b="9525"/>
            <wp:wrapSquare wrapText="bothSides"/>
            <wp:docPr id="56" name="Grafik 56" descr="Ein Bild, das Tex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onitor enthält.&#10;&#10;Automatisch generierte Beschreibung"/>
                    <pic:cNvPicPr/>
                  </pic:nvPicPr>
                  <pic:blipFill>
                    <a:blip r:embed="rId65">
                      <a:extLst>
                        <a:ext uri="{28A0092B-C50C-407E-A947-70E740481C1C}">
                          <a14:useLocalDpi xmlns:a14="http://schemas.microsoft.com/office/drawing/2010/main" val="0"/>
                        </a:ext>
                      </a:extLst>
                    </a:blip>
                    <a:stretch>
                      <a:fillRect/>
                    </a:stretch>
                  </pic:blipFill>
                  <pic:spPr>
                    <a:xfrm>
                      <a:off x="0" y="0"/>
                      <a:ext cx="5438775" cy="3209925"/>
                    </a:xfrm>
                    <a:prstGeom prst="rect">
                      <a:avLst/>
                    </a:prstGeom>
                  </pic:spPr>
                </pic:pic>
              </a:graphicData>
            </a:graphic>
          </wp:anchor>
        </w:drawing>
      </w:r>
      <w:r>
        <w:t>2.15.1 MPPT-Regler</w:t>
      </w:r>
    </w:p>
    <w:p w14:paraId="19C00BB6" w14:textId="53E33B7D" w:rsidR="0044672D" w:rsidRDefault="00797D33" w:rsidP="00506692">
      <w:pPr>
        <w:pStyle w:val="Untertitel"/>
      </w:pPr>
      <w:r>
        <w:t>Abb</w:t>
      </w:r>
      <w:r w:rsidR="00D34B97">
        <w:t>.</w:t>
      </w:r>
      <w:r>
        <w:t xml:space="preserve"> Implementierter MPPT-Laderegler</w:t>
      </w:r>
    </w:p>
    <w:p w14:paraId="26C6DD36" w14:textId="47D7F1C0" w:rsidR="00797D33" w:rsidRDefault="00797D33" w:rsidP="00076C5F">
      <w:pPr>
        <w:rPr>
          <w:rFonts w:cstheme="minorHAnsi"/>
        </w:rPr>
      </w:pPr>
    </w:p>
    <w:p w14:paraId="1F2192E4" w14:textId="7605679E" w:rsidR="0044672D" w:rsidRDefault="00797D33" w:rsidP="00076C5F">
      <w:pPr>
        <w:rPr>
          <w:rFonts w:cstheme="minorHAnsi"/>
        </w:rPr>
      </w:pPr>
      <w:r>
        <w:rPr>
          <w:rFonts w:cstheme="minorHAnsi"/>
        </w:rPr>
        <w:t>Der MPPT-Regler passt seine Eingangsspannung des Solarpanels oder der Solaranlage an</w:t>
      </w:r>
      <w:r w:rsidR="00533325">
        <w:rPr>
          <w:rFonts w:cstheme="minorHAnsi"/>
        </w:rPr>
        <w:t xml:space="preserve">, so </w:t>
      </w:r>
      <w:r w:rsidR="00955DF8">
        <w:rPr>
          <w:rFonts w:cstheme="minorHAnsi"/>
        </w:rPr>
        <w:t>dass</w:t>
      </w:r>
      <w:r w:rsidR="00533325">
        <w:rPr>
          <w:rFonts w:cstheme="minorHAnsi"/>
        </w:rPr>
        <w:t xml:space="preserve"> dieser die maximale Leistung liefern kann. Dieser Vorgang wird als „Maximum Power Point Tracking“ oder kurz MPPT bezeichnet. Diese Spannung ist höher als die Batterie, weswegen der Laderegler diese Spannung umwandelt. Bei diesem Vorgang geht keine Leistung verloren. Das bedeutet, dass für jeden Volt </w:t>
      </w:r>
      <w:r w:rsidR="00BF66D2">
        <w:rPr>
          <w:rFonts w:cstheme="minorHAnsi"/>
        </w:rPr>
        <w:t xml:space="preserve">denn dieser Regler von dem Solarmodul nimmt, um auf das Potenzial der Batteriespannung zu kommen, wird der Ladestrom dementsprechend erhöht. Diesen Vorgang macht den MPPT-Regler effizienter als andere Laderegler. </w:t>
      </w:r>
      <w:r w:rsidR="00955DF8">
        <w:rPr>
          <w:rFonts w:cstheme="minorHAnsi"/>
        </w:rPr>
        <w:t xml:space="preserve">Der MPPT-Regler hat einen Wirkungsgrad von 98%, dieser ist also nahezu verlustfrei. Die minimale Leistung geht im Regler verloren. </w:t>
      </w:r>
    </w:p>
    <w:p w14:paraId="086A6812" w14:textId="752731D5" w:rsidR="00C03552" w:rsidRDefault="00C03552" w:rsidP="00076C5F">
      <w:pPr>
        <w:rPr>
          <w:rFonts w:cstheme="minorHAnsi"/>
        </w:rPr>
      </w:pPr>
    </w:p>
    <w:p w14:paraId="7BAFBA87" w14:textId="2A2BF90E" w:rsidR="00C03552" w:rsidRDefault="007A6FAE" w:rsidP="00386983">
      <w:pPr>
        <w:pStyle w:val="berschrift1"/>
      </w:pPr>
      <w:r>
        <w:t>2</w:t>
      </w:r>
      <w:r w:rsidR="0001510D">
        <w:t>.2</w:t>
      </w:r>
      <w:r>
        <w:t>1 Entwicklerboard</w:t>
      </w:r>
    </w:p>
    <w:p w14:paraId="26A748DB" w14:textId="7AA2D39F" w:rsidR="007A6FAE" w:rsidRDefault="007A6FAE" w:rsidP="00076C5F">
      <w:pPr>
        <w:rPr>
          <w:rFonts w:cstheme="minorHAnsi"/>
        </w:rPr>
      </w:pPr>
    </w:p>
    <w:p w14:paraId="539D6156" w14:textId="54D0DDA9" w:rsidR="007A6FAE" w:rsidRDefault="007A6FAE" w:rsidP="00076C5F">
      <w:pPr>
        <w:rPr>
          <w:rFonts w:cstheme="minorHAnsi"/>
        </w:rPr>
      </w:pPr>
      <w:r>
        <w:rPr>
          <w:rFonts w:cstheme="minorHAnsi"/>
        </w:rPr>
        <w:t xml:space="preserve">Bei dem Entwurf des Entwicklerboards werden die einzelnen Anwendungen, Module und erweiterte Vorkehrungen zusammengeführt. </w:t>
      </w:r>
      <w:r w:rsidR="00330D2D">
        <w:rPr>
          <w:rFonts w:cstheme="minorHAnsi"/>
        </w:rPr>
        <w:t xml:space="preserve">Zu diesen Sachen gehört eine Ladestation, eine </w:t>
      </w:r>
      <w:proofErr w:type="spellStart"/>
      <w:r w:rsidR="00330D2D">
        <w:rPr>
          <w:rFonts w:cstheme="minorHAnsi"/>
        </w:rPr>
        <w:t>Relaischaltung</w:t>
      </w:r>
      <w:proofErr w:type="spellEnd"/>
      <w:r w:rsidR="00330D2D">
        <w:rPr>
          <w:rFonts w:cstheme="minorHAnsi"/>
        </w:rPr>
        <w:t xml:space="preserve"> zum Ansteuern der </w:t>
      </w:r>
      <w:r w:rsidR="00386983">
        <w:rPr>
          <w:rFonts w:cstheme="minorHAnsi"/>
        </w:rPr>
        <w:t>H-Brücken</w:t>
      </w:r>
      <w:r w:rsidR="00330D2D">
        <w:rPr>
          <w:rFonts w:cstheme="minorHAnsi"/>
        </w:rPr>
        <w:t xml:space="preserve"> und der Ladestation. Zwei H-Brücken Module</w:t>
      </w:r>
      <w:r w:rsidR="00386983">
        <w:rPr>
          <w:rFonts w:cstheme="minorHAnsi"/>
        </w:rPr>
        <w:t>, ein GPS-Sensor Modul</w:t>
      </w:r>
      <w:r w:rsidR="00AC1065">
        <w:rPr>
          <w:rFonts w:cstheme="minorHAnsi"/>
        </w:rPr>
        <w:t>, ein Stromsen</w:t>
      </w:r>
      <w:r w:rsidR="00506692">
        <w:rPr>
          <w:rFonts w:cstheme="minorHAnsi"/>
        </w:rPr>
        <w:t>s</w:t>
      </w:r>
      <w:r w:rsidR="00AC1065">
        <w:rPr>
          <w:rFonts w:cstheme="minorHAnsi"/>
        </w:rPr>
        <w:t xml:space="preserve">or und einen ESP32. </w:t>
      </w:r>
    </w:p>
    <w:p w14:paraId="2AC538A5" w14:textId="6B1AD97F" w:rsidR="00AC1065" w:rsidRDefault="00AC1065" w:rsidP="00076C5F">
      <w:pPr>
        <w:rPr>
          <w:rFonts w:cstheme="minorHAnsi"/>
        </w:rPr>
      </w:pPr>
    </w:p>
    <w:p w14:paraId="0016C8E3" w14:textId="6CC8C35F" w:rsidR="00AC1065" w:rsidRDefault="00095CD7" w:rsidP="00095CD7">
      <w:pPr>
        <w:pStyle w:val="berschrift1"/>
      </w:pPr>
      <w:r>
        <w:t>2</w:t>
      </w:r>
      <w:r w:rsidR="0001510D">
        <w:t>.21</w:t>
      </w:r>
      <w:r>
        <w:t>.1 Einbindung von Modulen</w:t>
      </w:r>
    </w:p>
    <w:p w14:paraId="7F7CDD11" w14:textId="6215E9B5" w:rsidR="007A6FAE" w:rsidRDefault="007A6FAE" w:rsidP="00076C5F">
      <w:pPr>
        <w:rPr>
          <w:rFonts w:cstheme="minorHAnsi"/>
        </w:rPr>
      </w:pPr>
    </w:p>
    <w:p w14:paraId="7DB3B0DF" w14:textId="61D47411" w:rsidR="00095CD7" w:rsidRDefault="00095CD7" w:rsidP="00076C5F">
      <w:pPr>
        <w:rPr>
          <w:rFonts w:cstheme="minorHAnsi"/>
        </w:rPr>
      </w:pPr>
      <w:r>
        <w:rPr>
          <w:rFonts w:cstheme="minorHAnsi"/>
        </w:rPr>
        <w:t xml:space="preserve">Für die Einbindung der Module und zusätzliche Bausteine muss die Aufgabe der Platine vorausgesetzt sein. Jeder Teil des Entwicklerboards hat eine spezifische Aufgabe. </w:t>
      </w:r>
      <w:r w:rsidR="002A06F7">
        <w:rPr>
          <w:rFonts w:cstheme="minorHAnsi"/>
        </w:rPr>
        <w:t>Diese Aufgaben sind:</w:t>
      </w:r>
    </w:p>
    <w:p w14:paraId="2E75AAFC" w14:textId="732D5438" w:rsidR="002A06F7" w:rsidRDefault="002A06F7" w:rsidP="00076C5F">
      <w:pPr>
        <w:rPr>
          <w:rFonts w:cstheme="minorHAnsi"/>
        </w:rPr>
      </w:pPr>
    </w:p>
    <w:p w14:paraId="2D04DDE8" w14:textId="35D37EFA" w:rsidR="002A06F7" w:rsidRDefault="002A06F7" w:rsidP="002A06F7">
      <w:pPr>
        <w:pStyle w:val="Listenabsatz"/>
        <w:numPr>
          <w:ilvl w:val="0"/>
          <w:numId w:val="9"/>
        </w:numPr>
        <w:rPr>
          <w:rFonts w:cstheme="minorHAnsi"/>
        </w:rPr>
      </w:pPr>
      <w:r>
        <w:rPr>
          <w:rFonts w:cstheme="minorHAnsi"/>
        </w:rPr>
        <w:t xml:space="preserve">DC-DC-Wandler: Die Spannung des Solarregler von 24V auf 5 und 3,3 Volt zu transformieren und den Strom auf 3 und 0,9 Ampere zu limitieren. </w:t>
      </w:r>
    </w:p>
    <w:p w14:paraId="0DBB1D2E" w14:textId="44A35AC1" w:rsidR="002A06F7" w:rsidRDefault="002A06F7" w:rsidP="002A06F7">
      <w:pPr>
        <w:pStyle w:val="Listenabsatz"/>
        <w:numPr>
          <w:ilvl w:val="0"/>
          <w:numId w:val="9"/>
        </w:numPr>
        <w:rPr>
          <w:rFonts w:cstheme="minorHAnsi"/>
        </w:rPr>
      </w:pPr>
      <w:proofErr w:type="spellStart"/>
      <w:r>
        <w:rPr>
          <w:rFonts w:cstheme="minorHAnsi"/>
        </w:rPr>
        <w:t>Relai</w:t>
      </w:r>
      <w:proofErr w:type="spellEnd"/>
      <w:r>
        <w:rPr>
          <w:rFonts w:cstheme="minorHAnsi"/>
        </w:rPr>
        <w:t>-Schaltung: D</w:t>
      </w:r>
      <w:r w:rsidR="00931CFA">
        <w:rPr>
          <w:rFonts w:cstheme="minorHAnsi"/>
        </w:rPr>
        <w:t>ie Motoren</w:t>
      </w:r>
      <w:r>
        <w:rPr>
          <w:rFonts w:cstheme="minorHAnsi"/>
        </w:rPr>
        <w:t xml:space="preserve"> einzeln mithilfe einer H-Brücke anzusteuern.</w:t>
      </w:r>
      <w:r w:rsidR="00931CFA">
        <w:rPr>
          <w:rFonts w:cstheme="minorHAnsi"/>
        </w:rPr>
        <w:t xml:space="preserve"> Den Ruhestrom von dem Motor zu eliminieren.</w:t>
      </w:r>
      <w:r>
        <w:rPr>
          <w:rFonts w:cstheme="minorHAnsi"/>
        </w:rPr>
        <w:t xml:space="preserve"> Im Ruhezustand die Ladestation zu Versorgen. </w:t>
      </w:r>
    </w:p>
    <w:p w14:paraId="49DD7C4C" w14:textId="61D347BC" w:rsidR="00931CFA" w:rsidRDefault="00931CFA" w:rsidP="002A06F7">
      <w:pPr>
        <w:pStyle w:val="Listenabsatz"/>
        <w:numPr>
          <w:ilvl w:val="0"/>
          <w:numId w:val="9"/>
        </w:numPr>
        <w:rPr>
          <w:rFonts w:cstheme="minorHAnsi"/>
        </w:rPr>
      </w:pPr>
      <w:r>
        <w:rPr>
          <w:rFonts w:cstheme="minorHAnsi"/>
        </w:rPr>
        <w:t>H-Brücke: Die Motoren</w:t>
      </w:r>
      <w:r w:rsidR="008C18E0">
        <w:rPr>
          <w:rFonts w:cstheme="minorHAnsi"/>
        </w:rPr>
        <w:t xml:space="preserve"> mit den Steuersignalen des ESP</w:t>
      </w:r>
      <w:r w:rsidR="0001510D">
        <w:rPr>
          <w:rFonts w:cstheme="minorHAnsi"/>
        </w:rPr>
        <w:t>32</w:t>
      </w:r>
      <w:r>
        <w:rPr>
          <w:rFonts w:cstheme="minorHAnsi"/>
        </w:rPr>
        <w:t xml:space="preserve"> anzusteuern. </w:t>
      </w:r>
    </w:p>
    <w:p w14:paraId="5E28A593" w14:textId="5A4827AD" w:rsidR="00931CFA" w:rsidRDefault="00931CFA" w:rsidP="002A06F7">
      <w:pPr>
        <w:pStyle w:val="Listenabsatz"/>
        <w:numPr>
          <w:ilvl w:val="0"/>
          <w:numId w:val="9"/>
        </w:numPr>
        <w:rPr>
          <w:rFonts w:cstheme="minorHAnsi"/>
        </w:rPr>
      </w:pPr>
      <w:r>
        <w:rPr>
          <w:rFonts w:cstheme="minorHAnsi"/>
        </w:rPr>
        <w:t xml:space="preserve">USB-Ladestation: Die </w:t>
      </w:r>
      <w:r w:rsidR="0001510D">
        <w:rPr>
          <w:rFonts w:cstheme="minorHAnsi"/>
        </w:rPr>
        <w:t>externen</w:t>
      </w:r>
      <w:r>
        <w:rPr>
          <w:rFonts w:cstheme="minorHAnsi"/>
        </w:rPr>
        <w:t xml:space="preserve"> Geräte aufzuladen, wenn dieser im Ruhezustand ist.</w:t>
      </w:r>
    </w:p>
    <w:p w14:paraId="689128DE" w14:textId="3158ED4B" w:rsidR="00931CFA" w:rsidRDefault="00DF4DE2" w:rsidP="002A06F7">
      <w:pPr>
        <w:pStyle w:val="Listenabsatz"/>
        <w:numPr>
          <w:ilvl w:val="0"/>
          <w:numId w:val="9"/>
        </w:numPr>
        <w:rPr>
          <w:rFonts w:cstheme="minorHAnsi"/>
        </w:rPr>
      </w:pPr>
      <w:r>
        <w:rPr>
          <w:rFonts w:cstheme="minorHAnsi"/>
        </w:rPr>
        <w:t>GPS-Sensor: Die Position des Solarpanels festzustellen, um den Sonnenverlauf auf dieser Position zu kalkulieren.</w:t>
      </w:r>
    </w:p>
    <w:p w14:paraId="3B94194F" w14:textId="3F010365" w:rsidR="00DF4DE2" w:rsidRDefault="00DF4DE2" w:rsidP="002A06F7">
      <w:pPr>
        <w:pStyle w:val="Listenabsatz"/>
        <w:numPr>
          <w:ilvl w:val="0"/>
          <w:numId w:val="9"/>
        </w:numPr>
        <w:rPr>
          <w:rFonts w:cstheme="minorHAnsi"/>
        </w:rPr>
      </w:pPr>
      <w:r>
        <w:rPr>
          <w:rFonts w:cstheme="minorHAnsi"/>
        </w:rPr>
        <w:t>Stromsensor: Die maximale Sonneneinstrahlung zu messen, um die horizontale und vertikale Position des Solarpanels einzustellen.</w:t>
      </w:r>
    </w:p>
    <w:p w14:paraId="24EC1747" w14:textId="247C5D8A" w:rsidR="00DF4DE2" w:rsidRPr="002A06F7" w:rsidRDefault="00DF4DE2" w:rsidP="002A06F7">
      <w:pPr>
        <w:pStyle w:val="Listenabsatz"/>
        <w:numPr>
          <w:ilvl w:val="0"/>
          <w:numId w:val="9"/>
        </w:numPr>
        <w:rPr>
          <w:rFonts w:cstheme="minorHAnsi"/>
        </w:rPr>
      </w:pPr>
      <w:r>
        <w:rPr>
          <w:rFonts w:cstheme="minorHAnsi"/>
        </w:rPr>
        <w:lastRenderedPageBreak/>
        <w:t>ESP32: Steuersignale für die Motoren bereitstellen.</w:t>
      </w:r>
      <w:r w:rsidR="008C18E0">
        <w:rPr>
          <w:rFonts w:cstheme="minorHAnsi"/>
        </w:rPr>
        <w:t xml:space="preserve"> Steuersignale für die Zustände der </w:t>
      </w:r>
      <w:proofErr w:type="spellStart"/>
      <w:r w:rsidR="008C18E0">
        <w:rPr>
          <w:rFonts w:cstheme="minorHAnsi"/>
        </w:rPr>
        <w:t>Relaischaltung</w:t>
      </w:r>
      <w:proofErr w:type="spellEnd"/>
      <w:r w:rsidR="008C18E0">
        <w:rPr>
          <w:rFonts w:cstheme="minorHAnsi"/>
        </w:rPr>
        <w:t>.</w:t>
      </w:r>
      <w:r>
        <w:rPr>
          <w:rFonts w:cstheme="minorHAnsi"/>
        </w:rPr>
        <w:t xml:space="preserve"> Messwerte des Stromsensors </w:t>
      </w:r>
      <w:r w:rsidR="008C18E0">
        <w:rPr>
          <w:rFonts w:cstheme="minorHAnsi"/>
        </w:rPr>
        <w:t xml:space="preserve">in Positionskoordinaten zu konvertieren. Abgleich mit den Messwerten und des Sonnenverlauf. </w:t>
      </w:r>
    </w:p>
    <w:p w14:paraId="6B2BAB6E" w14:textId="055C84FD" w:rsidR="007A6FAE" w:rsidRDefault="007A6FAE" w:rsidP="00076C5F">
      <w:pPr>
        <w:rPr>
          <w:rFonts w:cstheme="minorHAnsi"/>
        </w:rPr>
      </w:pPr>
    </w:p>
    <w:p w14:paraId="49669249" w14:textId="60427340" w:rsidR="007A6FAE" w:rsidRDefault="0001510D" w:rsidP="0001510D">
      <w:pPr>
        <w:pStyle w:val="berschrift1"/>
      </w:pPr>
      <w:r>
        <w:t>2.21.2 Layout</w:t>
      </w:r>
    </w:p>
    <w:p w14:paraId="704C3850" w14:textId="37193BA4" w:rsidR="0001510D" w:rsidRDefault="0001510D" w:rsidP="0001510D"/>
    <w:p w14:paraId="5E11CFAE" w14:textId="1092C5EB" w:rsidR="0001510D" w:rsidRPr="0001510D" w:rsidRDefault="0001510D" w:rsidP="0001510D">
      <w:r>
        <w:t xml:space="preserve">Das Layout des Entwicklerboards </w:t>
      </w:r>
      <w:r w:rsidR="007F206C">
        <w:t>wird</w:t>
      </w:r>
      <w:r>
        <w:t xml:space="preserve"> in </w:t>
      </w:r>
      <w:r w:rsidR="007F206C">
        <w:t>Teilb</w:t>
      </w:r>
      <w:r>
        <w:t xml:space="preserve">ereichen gegliedert, um eine bessere Übersicht darzustellen. Außerdem wird </w:t>
      </w:r>
      <w:r w:rsidR="007F206C">
        <w:t>das gesamte Layout am Schluss dargestellt.</w:t>
      </w:r>
      <w:r w:rsidR="00D70CA1">
        <w:t xml:space="preserve"> Ein Verbindungsplan wird zudem zur Verfügung gestellt. Dieser Verbindungsplan zeigt die Verdrahtung, die zwischen den Schraubklemmen notwendig sind.</w:t>
      </w:r>
    </w:p>
    <w:p w14:paraId="43DCC14B" w14:textId="50D09FB1" w:rsidR="007A6FAE" w:rsidRDefault="00F6300D" w:rsidP="00C15D06">
      <w:pPr>
        <w:pStyle w:val="Untertitel"/>
      </w:pPr>
      <w:r>
        <w:rPr>
          <w:noProof/>
        </w:rPr>
        <w:drawing>
          <wp:anchor distT="0" distB="0" distL="114300" distR="114300" simplePos="0" relativeHeight="251759616" behindDoc="0" locked="0" layoutInCell="1" allowOverlap="1" wp14:anchorId="178EB126" wp14:editId="7B2F6D03">
            <wp:simplePos x="0" y="0"/>
            <wp:positionH relativeFrom="margin">
              <wp:align>right</wp:align>
            </wp:positionH>
            <wp:positionV relativeFrom="paragraph">
              <wp:posOffset>146050</wp:posOffset>
            </wp:positionV>
            <wp:extent cx="5760720" cy="3763010"/>
            <wp:effectExtent l="0" t="0" r="0" b="889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763010"/>
                    </a:xfrm>
                    <a:prstGeom prst="rect">
                      <a:avLst/>
                    </a:prstGeom>
                  </pic:spPr>
                </pic:pic>
              </a:graphicData>
            </a:graphic>
          </wp:anchor>
        </w:drawing>
      </w:r>
      <w:r>
        <w:t>Abb. Layout der beiden DC-DC-Wandler (5V und 3,3V)</w:t>
      </w:r>
    </w:p>
    <w:p w14:paraId="6E8B1919" w14:textId="0B366507" w:rsidR="00F6300D" w:rsidRDefault="00F6300D" w:rsidP="00076C5F">
      <w:pPr>
        <w:rPr>
          <w:rFonts w:cstheme="minorHAnsi"/>
        </w:rPr>
      </w:pPr>
    </w:p>
    <w:p w14:paraId="40CE7F8E" w14:textId="69BF7B8B" w:rsidR="001564DC" w:rsidRDefault="001564DC" w:rsidP="00076C5F">
      <w:pPr>
        <w:rPr>
          <w:rFonts w:cstheme="minorHAnsi"/>
        </w:rPr>
      </w:pPr>
      <w:r>
        <w:rPr>
          <w:rFonts w:cstheme="minorHAnsi"/>
        </w:rPr>
        <w:t>Die Abbildung ist, bis auf Verbesserungen der Fehler vom fliegenden Aufbau (siehe Fliegender Aufbau -&gt; Layout)</w:t>
      </w:r>
      <w:r w:rsidR="00043289">
        <w:rPr>
          <w:rFonts w:cstheme="minorHAnsi"/>
        </w:rPr>
        <w:t xml:space="preserve"> gleich. Für die Anschlüsse am Eingang und Ausgang wurden Schraubklemmen genommen. Diese wurden verwendet</w:t>
      </w:r>
      <w:r w:rsidR="003F7F91">
        <w:rPr>
          <w:rFonts w:cstheme="minorHAnsi"/>
        </w:rPr>
        <w:t xml:space="preserve">, da hohe Ströme fließen. </w:t>
      </w:r>
      <w:r w:rsidR="00C15D06">
        <w:rPr>
          <w:rFonts w:cstheme="minorHAnsi"/>
        </w:rPr>
        <w:t>Die Anschlusskabel</w:t>
      </w:r>
      <w:r w:rsidR="003F7F91">
        <w:rPr>
          <w:rFonts w:cstheme="minorHAnsi"/>
        </w:rPr>
        <w:t xml:space="preserve"> mussten dementsprechend den Strom auch aushalten können. Außer am Ausgang </w:t>
      </w:r>
      <w:r w:rsidR="00C15D06">
        <w:rPr>
          <w:rFonts w:cstheme="minorHAnsi"/>
        </w:rPr>
        <w:t xml:space="preserve">der unteren Anwendung. Für den Ausgang wurden Pin-Sockets genommen, da dieser eine geringere Ausgangsleistung hat als die obere Anwendung. Die Jumper Kabel sind für diese Applikation geeignet. </w:t>
      </w:r>
    </w:p>
    <w:p w14:paraId="71F38605" w14:textId="266957B1" w:rsidR="00D70CA1" w:rsidRDefault="00D70CA1" w:rsidP="00076C5F">
      <w:pPr>
        <w:rPr>
          <w:rFonts w:cstheme="minorHAnsi"/>
        </w:rPr>
      </w:pPr>
    </w:p>
    <w:p w14:paraId="3255EE1A" w14:textId="4E3C34A0" w:rsidR="00D70CA1" w:rsidRDefault="003E3869" w:rsidP="00076C5F">
      <w:pPr>
        <w:rPr>
          <w:rFonts w:cstheme="minorHAnsi"/>
        </w:rPr>
      </w:pPr>
      <w:r>
        <w:rPr>
          <w:noProof/>
        </w:rPr>
        <w:lastRenderedPageBreak/>
        <w:drawing>
          <wp:anchor distT="0" distB="0" distL="114300" distR="114300" simplePos="0" relativeHeight="251761664" behindDoc="0" locked="0" layoutInCell="1" allowOverlap="1" wp14:anchorId="76BBBFD4" wp14:editId="1BBB22D3">
            <wp:simplePos x="0" y="0"/>
            <wp:positionH relativeFrom="column">
              <wp:posOffset>0</wp:posOffset>
            </wp:positionH>
            <wp:positionV relativeFrom="paragraph">
              <wp:posOffset>152400</wp:posOffset>
            </wp:positionV>
            <wp:extent cx="5760720" cy="3215640"/>
            <wp:effectExtent l="0" t="0" r="0" b="381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215640"/>
                    </a:xfrm>
                    <a:prstGeom prst="rect">
                      <a:avLst/>
                    </a:prstGeom>
                  </pic:spPr>
                </pic:pic>
              </a:graphicData>
            </a:graphic>
          </wp:anchor>
        </w:drawing>
      </w:r>
    </w:p>
    <w:p w14:paraId="712CD707" w14:textId="58F24EE5" w:rsidR="00C15D06" w:rsidRDefault="003E3869" w:rsidP="003E3869">
      <w:pPr>
        <w:pStyle w:val="Untertitel"/>
      </w:pPr>
      <w:r>
        <w:t xml:space="preserve">Abb. Layout der </w:t>
      </w:r>
      <w:proofErr w:type="spellStart"/>
      <w:r>
        <w:t>Relaischaltung</w:t>
      </w:r>
      <w:proofErr w:type="spellEnd"/>
    </w:p>
    <w:p w14:paraId="4CE20EB7" w14:textId="592F1DB7" w:rsidR="00F032AE" w:rsidRDefault="008176A4" w:rsidP="00CD1116">
      <w:r>
        <w:t xml:space="preserve">Die Relais </w:t>
      </w:r>
      <w:r w:rsidR="00791D0F">
        <w:t>haben</w:t>
      </w:r>
      <w:r>
        <w:t xml:space="preserve"> 2 unterschiedliche</w:t>
      </w:r>
      <w:r w:rsidR="00791D0F">
        <w:t xml:space="preserve"> Bauformen und Funktionen</w:t>
      </w:r>
      <w:r>
        <w:t>.</w:t>
      </w:r>
      <w:r w:rsidR="00102640">
        <w:t xml:space="preserve"> Das </w:t>
      </w:r>
      <w:proofErr w:type="spellStart"/>
      <w:r w:rsidR="00102640">
        <w:t>Relai</w:t>
      </w:r>
      <w:proofErr w:type="spellEnd"/>
      <w:r w:rsidR="00102640">
        <w:t xml:space="preserve"> K1 ist ein SRD-</w:t>
      </w:r>
      <w:proofErr w:type="spellStart"/>
      <w:r w:rsidR="00102640">
        <w:t>Relai</w:t>
      </w:r>
      <w:proofErr w:type="spellEnd"/>
      <w:r w:rsidR="00102640">
        <w:t xml:space="preserve">. Das bedeutet das dieser 2 Ausgangszustände hat. </w:t>
      </w:r>
      <w:r w:rsidR="006D3DF6">
        <w:t xml:space="preserve">Der erste Zustand ist der </w:t>
      </w:r>
      <w:r w:rsidR="00102640">
        <w:t xml:space="preserve">Ruhezustand (MOSFET </w:t>
      </w:r>
      <w:r w:rsidR="00A75874">
        <w:t>Q1 sperrt</w:t>
      </w:r>
      <w:r w:rsidR="00102640">
        <w:t>)</w:t>
      </w:r>
      <w:r w:rsidR="006D3DF6">
        <w:t xml:space="preserve">. Dieser ist im </w:t>
      </w:r>
      <w:r w:rsidR="00CC4C27">
        <w:t>Dauerbetrieb</w:t>
      </w:r>
      <w:r w:rsidR="006D3DF6">
        <w:t>, außer wenn die Motoren angesteuert werden. Der zweite Zustand dient dazu d</w:t>
      </w:r>
      <w:r w:rsidR="00A75874">
        <w:t>en Schrittmotor</w:t>
      </w:r>
      <w:r w:rsidR="006D3DF6">
        <w:t xml:space="preserve"> zu versorgen.</w:t>
      </w:r>
      <w:r w:rsidR="00701B87">
        <w:t xml:space="preserve"> Der Logikpegel MOS-FET </w:t>
      </w:r>
      <w:r w:rsidR="008F5285">
        <w:t xml:space="preserve">dient zur Ansteuerung der Zustände des Relais. Die </w:t>
      </w:r>
      <w:proofErr w:type="spellStart"/>
      <w:r w:rsidR="008F5285">
        <w:t>Shottky</w:t>
      </w:r>
      <w:proofErr w:type="spellEnd"/>
      <w:r w:rsidR="008F5285">
        <w:t xml:space="preserve">-Diode ist eine Sicherheitsmaßnahme, falls es durch eine </w:t>
      </w:r>
      <w:r w:rsidR="00CC4C27">
        <w:t>abrupte</w:t>
      </w:r>
      <w:r w:rsidR="008F5285">
        <w:t xml:space="preserve"> Abschaltung und somit zu einer unbegrenzten Induktionsspitze kommt. Die Induktionsspitze stellt eine starke Störung dar, die mit der Diode verhindert wird.</w:t>
      </w:r>
      <w:r w:rsidR="00CC4C27">
        <w:t xml:space="preserve"> Der Pull-Down-Widerstand sorgt dafür, dass der MOS-FET sich sperrt, wenn der ESP32 sich im Rest befindet oder gerade programmiert wird.</w:t>
      </w:r>
      <w:r w:rsidR="006D3DF6">
        <w:t xml:space="preserve"> Wenn beide Zustände gleichzeitig arbeiten</w:t>
      </w:r>
      <w:r w:rsidR="00701B87">
        <w:t xml:space="preserve">, beziehungsweise die Ladestation und die Versorgung der Motoren gleichzeitig in Betrieb sind, wird der Strom über den maximalen Bereich (3 Ampere) überschritten. </w:t>
      </w:r>
      <w:r w:rsidR="00CC4C27">
        <w:t xml:space="preserve">Das </w:t>
      </w:r>
      <w:proofErr w:type="spellStart"/>
      <w:r w:rsidR="00CC4C27">
        <w:t>Relai</w:t>
      </w:r>
      <w:proofErr w:type="spellEnd"/>
      <w:r w:rsidR="00CC4C27">
        <w:t xml:space="preserve"> K2 </w:t>
      </w:r>
      <w:r w:rsidR="00A75874">
        <w:t xml:space="preserve">ist im Ruhezustand (MOS-FET Q2 sperrt) offen und erst durch das Schalten des MOS-FET leitet dieser und der Linearmotor wird versorgt. </w:t>
      </w:r>
    </w:p>
    <w:p w14:paraId="7F93E8CB" w14:textId="6856A27D" w:rsidR="00A75874" w:rsidRDefault="00A75874" w:rsidP="00CD1116"/>
    <w:p w14:paraId="5EA4813B" w14:textId="5C45D839" w:rsidR="00A75874" w:rsidRDefault="00A75874" w:rsidP="00CD1116">
      <w:r>
        <w:t xml:space="preserve">Die Bezeichnungen der einzelnen Komponenten wurden </w:t>
      </w:r>
      <w:r w:rsidR="00DD3F6F">
        <w:t>geändert,</w:t>
      </w:r>
      <w:r>
        <w:t xml:space="preserve"> um eine bessere Übersicht darzustellen. </w:t>
      </w:r>
      <w:r w:rsidR="00DD3F6F">
        <w:t>Außerdem wurden die Leitungen, die aus den Relais und den Schraubklemmen kommen, bezeichnet. Die Bezeichnungen bedeute</w:t>
      </w:r>
      <w:r w:rsidR="007B19AA">
        <w:t>n</w:t>
      </w:r>
      <w:r w:rsidR="00DD3F6F">
        <w:t>:</w:t>
      </w:r>
    </w:p>
    <w:p w14:paraId="562B6923" w14:textId="5A6D4F76" w:rsidR="00DD3F6F" w:rsidRDefault="00DD3F6F" w:rsidP="00CD1116"/>
    <w:p w14:paraId="2E8E435A" w14:textId="4FB577A1" w:rsidR="00DD3F6F" w:rsidRDefault="00DD3F6F" w:rsidP="00DD3F6F">
      <w:pPr>
        <w:pStyle w:val="Listenabsatz"/>
        <w:numPr>
          <w:ilvl w:val="0"/>
          <w:numId w:val="10"/>
        </w:numPr>
      </w:pPr>
      <w:r>
        <w:t>+24V: Auf dieser Leitung liegt die Ausgangsspannung des MPPT-Reglers an</w:t>
      </w:r>
    </w:p>
    <w:p w14:paraId="562CCBE9" w14:textId="594907F9" w:rsidR="00DD3F6F" w:rsidRDefault="00DD3F6F" w:rsidP="00DD3F6F">
      <w:pPr>
        <w:pStyle w:val="Listenabsatz"/>
        <w:numPr>
          <w:ilvl w:val="0"/>
          <w:numId w:val="10"/>
        </w:numPr>
      </w:pPr>
      <w:r>
        <w:t>+5V: Auf dieser Leitung liegt die Ausgangsspannung des Abwärtswandlers (5V) an.</w:t>
      </w:r>
    </w:p>
    <w:p w14:paraId="61C3BCA3" w14:textId="2DB4FA18" w:rsidR="00DD3F6F" w:rsidRDefault="007B19AA" w:rsidP="00DD3F6F">
      <w:pPr>
        <w:pStyle w:val="Listenabsatz"/>
        <w:numPr>
          <w:ilvl w:val="0"/>
          <w:numId w:val="10"/>
        </w:numPr>
      </w:pPr>
      <w:r>
        <w:t>USB: Auf dieser Leitung liegt die Eingangsspannung für die Ladestation an.</w:t>
      </w:r>
    </w:p>
    <w:p w14:paraId="12EB3A4C" w14:textId="037BFC1F" w:rsidR="007B19AA" w:rsidRDefault="007B19AA" w:rsidP="00DD3F6F">
      <w:pPr>
        <w:pStyle w:val="Listenabsatz"/>
        <w:numPr>
          <w:ilvl w:val="0"/>
          <w:numId w:val="10"/>
        </w:numPr>
      </w:pPr>
      <w:r>
        <w:t>HB5V: Auf dieser Leitung liegt die Versorgung (5V) der H-Brücke an, mit der der Schrittmotor betrieben wird.</w:t>
      </w:r>
    </w:p>
    <w:p w14:paraId="4683E15E" w14:textId="25C43ED3" w:rsidR="007B19AA" w:rsidRDefault="007B19AA" w:rsidP="00DD3F6F">
      <w:pPr>
        <w:pStyle w:val="Listenabsatz"/>
        <w:numPr>
          <w:ilvl w:val="0"/>
          <w:numId w:val="10"/>
        </w:numPr>
      </w:pPr>
      <w:r>
        <w:t>HB24V: Auf dieser Leitung liegt die Versorgung (24V) der H-Brücke an, mit der der Linearmotor betrieben wird.</w:t>
      </w:r>
    </w:p>
    <w:p w14:paraId="252B5BE5" w14:textId="77777777" w:rsidR="00F032AE" w:rsidRDefault="00F032AE" w:rsidP="00CD1116"/>
    <w:p w14:paraId="79AE0247" w14:textId="77777777" w:rsidR="003E3869" w:rsidRPr="003E3869" w:rsidRDefault="003E3869" w:rsidP="003E3869"/>
    <w:p w14:paraId="0D054ACB" w14:textId="27A3C2C3" w:rsidR="00F6300D" w:rsidRDefault="00C852B9" w:rsidP="00076C5F">
      <w:pPr>
        <w:rPr>
          <w:rFonts w:cstheme="minorHAnsi"/>
        </w:rPr>
      </w:pPr>
      <w:r>
        <w:rPr>
          <w:noProof/>
        </w:rPr>
        <w:lastRenderedPageBreak/>
        <w:drawing>
          <wp:anchor distT="0" distB="0" distL="114300" distR="114300" simplePos="0" relativeHeight="251763712" behindDoc="0" locked="0" layoutInCell="1" allowOverlap="1" wp14:anchorId="50738DA7" wp14:editId="7C0E1F33">
            <wp:simplePos x="0" y="0"/>
            <wp:positionH relativeFrom="column">
              <wp:posOffset>0</wp:posOffset>
            </wp:positionH>
            <wp:positionV relativeFrom="paragraph">
              <wp:posOffset>152400</wp:posOffset>
            </wp:positionV>
            <wp:extent cx="5760720" cy="3253105"/>
            <wp:effectExtent l="0" t="0" r="0" b="4445"/>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253105"/>
                    </a:xfrm>
                    <a:prstGeom prst="rect">
                      <a:avLst/>
                    </a:prstGeom>
                  </pic:spPr>
                </pic:pic>
              </a:graphicData>
            </a:graphic>
          </wp:anchor>
        </w:drawing>
      </w:r>
    </w:p>
    <w:p w14:paraId="46FCCDD2" w14:textId="488344E3" w:rsidR="007A6FAE" w:rsidRPr="00C852B9" w:rsidRDefault="00C852B9" w:rsidP="00C852B9">
      <w:pPr>
        <w:pStyle w:val="Untertitel"/>
      </w:pPr>
      <w:r w:rsidRPr="00C852B9">
        <w:t>Abb. Layout des ESP32, Stromsenso</w:t>
      </w:r>
      <w:r>
        <w:t>r (IC1) und GPS-Sensor (Q4)</w:t>
      </w:r>
    </w:p>
    <w:p w14:paraId="138E5ED9" w14:textId="41433BE6" w:rsidR="007A6FAE" w:rsidRDefault="00117F59" w:rsidP="00076C5F">
      <w:pPr>
        <w:rPr>
          <w:rFonts w:cstheme="minorHAnsi"/>
        </w:rPr>
      </w:pPr>
      <w:r>
        <w:rPr>
          <w:rFonts w:cstheme="minorHAnsi"/>
        </w:rPr>
        <w:t>Die Versorgung des ESP32 wird extern angeschlossen</w:t>
      </w:r>
      <w:r w:rsidR="007B19AA">
        <w:rPr>
          <w:rFonts w:cstheme="minorHAnsi"/>
        </w:rPr>
        <w:t>.</w:t>
      </w:r>
      <w:r w:rsidR="00D43E74">
        <w:rPr>
          <w:rFonts w:cstheme="minorHAnsi"/>
        </w:rPr>
        <w:t xml:space="preserve"> Die </w:t>
      </w:r>
      <w:r w:rsidR="00506692">
        <w:rPr>
          <w:rFonts w:cstheme="minorHAnsi"/>
        </w:rPr>
        <w:t>Pins,</w:t>
      </w:r>
      <w:r w:rsidR="00D43E74">
        <w:rPr>
          <w:rFonts w:cstheme="minorHAnsi"/>
        </w:rPr>
        <w:t xml:space="preserve"> die in dieser Anwendung nicht benutzt werden, sind mit einem blauen „X“ markiert. </w:t>
      </w:r>
      <w:r>
        <w:rPr>
          <w:rFonts w:cstheme="minorHAnsi"/>
        </w:rPr>
        <w:t xml:space="preserve"> Die Steuerpins sind für die Ansteuerung für die MOS-FETS (siehe Abb. Layout der </w:t>
      </w:r>
      <w:proofErr w:type="spellStart"/>
      <w:r>
        <w:rPr>
          <w:rFonts w:cstheme="minorHAnsi"/>
        </w:rPr>
        <w:t>Relaischaltung</w:t>
      </w:r>
      <w:proofErr w:type="spellEnd"/>
      <w:r>
        <w:rPr>
          <w:rFonts w:cstheme="minorHAnsi"/>
        </w:rPr>
        <w:t xml:space="preserve">) zuständig. Die PWM-Pins sind für die Ansteuerung der H-Brücken zuständig. </w:t>
      </w:r>
      <w:r w:rsidR="00555691">
        <w:rPr>
          <w:rFonts w:cstheme="minorHAnsi"/>
        </w:rPr>
        <w:t>Die Zusammenführung von ESP32, GPS-Sensor (Q4) und Stromsensor (IC1) wird unter dem Verzeichnis (Edis Harry) erklärt.</w:t>
      </w:r>
    </w:p>
    <w:p w14:paraId="49E38E25" w14:textId="79356CF8" w:rsidR="00555691" w:rsidRPr="00C852B9" w:rsidRDefault="00555691" w:rsidP="00076C5F">
      <w:pPr>
        <w:rPr>
          <w:rFonts w:cstheme="minorHAnsi"/>
        </w:rPr>
      </w:pPr>
      <w:r>
        <w:rPr>
          <w:noProof/>
        </w:rPr>
        <w:drawing>
          <wp:anchor distT="0" distB="0" distL="114300" distR="114300" simplePos="0" relativeHeight="251765760" behindDoc="0" locked="0" layoutInCell="1" allowOverlap="1" wp14:anchorId="2DA0D162" wp14:editId="4F2B69C3">
            <wp:simplePos x="0" y="0"/>
            <wp:positionH relativeFrom="margin">
              <wp:align>left</wp:align>
            </wp:positionH>
            <wp:positionV relativeFrom="paragraph">
              <wp:posOffset>170213</wp:posOffset>
            </wp:positionV>
            <wp:extent cx="2165350" cy="2755900"/>
            <wp:effectExtent l="0" t="0" r="6350" b="635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5350" cy="2755900"/>
                    </a:xfrm>
                    <a:prstGeom prst="rect">
                      <a:avLst/>
                    </a:prstGeom>
                  </pic:spPr>
                </pic:pic>
              </a:graphicData>
            </a:graphic>
            <wp14:sizeRelH relativeFrom="margin">
              <wp14:pctWidth>0</wp14:pctWidth>
            </wp14:sizeRelH>
            <wp14:sizeRelV relativeFrom="margin">
              <wp14:pctHeight>0</wp14:pctHeight>
            </wp14:sizeRelV>
          </wp:anchor>
        </w:drawing>
      </w:r>
    </w:p>
    <w:p w14:paraId="3A06A11E" w14:textId="060376E6" w:rsidR="007A6FAE" w:rsidRPr="003368E0" w:rsidRDefault="00F11A95" w:rsidP="00F11A95">
      <w:pPr>
        <w:pStyle w:val="Untertitel"/>
      </w:pPr>
      <w:r w:rsidRPr="003368E0">
        <w:t>Abb. Layout der USB-Ladestation</w:t>
      </w:r>
    </w:p>
    <w:p w14:paraId="73F9D3C0" w14:textId="01D3C8CB" w:rsidR="00555691" w:rsidRPr="00555691" w:rsidRDefault="00555691" w:rsidP="00555691">
      <w:r w:rsidRPr="00555691">
        <w:t xml:space="preserve">Die Ladestation, </w:t>
      </w:r>
      <w:r>
        <w:t>besteht</w:t>
      </w:r>
      <w:r w:rsidRPr="00555691">
        <w:t xml:space="preserve"> aus z</w:t>
      </w:r>
      <w:r>
        <w:t xml:space="preserve">wei USB-Typ-A Anschlüssen. Mit dieser Ladestation kann man 2 Geräte gleichzeitig laden. Die Versorgung dieser Pins kommen von der </w:t>
      </w:r>
      <w:proofErr w:type="spellStart"/>
      <w:r>
        <w:t>Relaischaltung</w:t>
      </w:r>
      <w:proofErr w:type="spellEnd"/>
      <w:r>
        <w:t xml:space="preserve"> (siehe </w:t>
      </w:r>
      <w:proofErr w:type="spellStart"/>
      <w:r>
        <w:t>Abb</w:t>
      </w:r>
      <w:proofErr w:type="spellEnd"/>
      <w:r>
        <w:t xml:space="preserve"> Layout der </w:t>
      </w:r>
      <w:proofErr w:type="spellStart"/>
      <w:r>
        <w:t>Relaischaltung</w:t>
      </w:r>
      <w:proofErr w:type="spellEnd"/>
      <w:r>
        <w:t xml:space="preserve">). </w:t>
      </w:r>
      <w:r w:rsidR="00D43E74">
        <w:t xml:space="preserve">Auffällig sind in beiden USB-A Bausteinen, dass die Pins D+ und D- nicht beschaltet sind. Die genannten Pins sind Daten Übertragung Pins, die nicht verwendet werden, da es in dieser Applikation die Geräte nur versorgt werden sollen. </w:t>
      </w:r>
    </w:p>
    <w:p w14:paraId="4EB50106" w14:textId="3466BAFB" w:rsidR="00F11A95" w:rsidRPr="00555691" w:rsidRDefault="008A17BD" w:rsidP="00F11A95">
      <w:r>
        <w:rPr>
          <w:noProof/>
        </w:rPr>
        <w:lastRenderedPageBreak/>
        <w:drawing>
          <wp:anchor distT="0" distB="0" distL="114300" distR="114300" simplePos="0" relativeHeight="251767808" behindDoc="0" locked="0" layoutInCell="1" allowOverlap="1" wp14:anchorId="6A9BF857" wp14:editId="1A105288">
            <wp:simplePos x="0" y="0"/>
            <wp:positionH relativeFrom="column">
              <wp:posOffset>0</wp:posOffset>
            </wp:positionH>
            <wp:positionV relativeFrom="paragraph">
              <wp:posOffset>152400</wp:posOffset>
            </wp:positionV>
            <wp:extent cx="5760720" cy="3963035"/>
            <wp:effectExtent l="0" t="0" r="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963035"/>
                    </a:xfrm>
                    <a:prstGeom prst="rect">
                      <a:avLst/>
                    </a:prstGeom>
                  </pic:spPr>
                </pic:pic>
              </a:graphicData>
            </a:graphic>
          </wp:anchor>
        </w:drawing>
      </w:r>
    </w:p>
    <w:p w14:paraId="30549FCD" w14:textId="0A831661" w:rsidR="00F11A95" w:rsidRPr="00497E33" w:rsidRDefault="008A17BD" w:rsidP="008A17BD">
      <w:pPr>
        <w:pStyle w:val="Untertitel"/>
      </w:pPr>
      <w:r w:rsidRPr="00497E33">
        <w:t>Abb. Gesamtlayout des Entwicklerboards</w:t>
      </w:r>
    </w:p>
    <w:p w14:paraId="7D1F3EBC" w14:textId="35C72516" w:rsidR="00F11A95" w:rsidRPr="00497E33" w:rsidRDefault="003D719E" w:rsidP="00076C5F">
      <w:pPr>
        <w:rPr>
          <w:rFonts w:cstheme="minorHAnsi"/>
        </w:rPr>
      </w:pPr>
      <w:r>
        <w:rPr>
          <w:rFonts w:cstheme="minorHAnsi"/>
        </w:rPr>
        <w:t xml:space="preserve">Der gesamte Schaltplan wurde für die Übersicht in dieser Abbildung dargestellt. </w:t>
      </w:r>
    </w:p>
    <w:p w14:paraId="15EEA0E8" w14:textId="77777777" w:rsidR="004557D1" w:rsidRDefault="004557D1" w:rsidP="00497E33">
      <w:pPr>
        <w:pStyle w:val="berschrift1"/>
      </w:pPr>
    </w:p>
    <w:p w14:paraId="4ADB872B" w14:textId="77777777" w:rsidR="004557D1" w:rsidRDefault="004557D1" w:rsidP="00497E33">
      <w:pPr>
        <w:pStyle w:val="berschrift1"/>
      </w:pPr>
    </w:p>
    <w:p w14:paraId="5E4555D1" w14:textId="77777777" w:rsidR="004557D1" w:rsidRDefault="004557D1" w:rsidP="00497E33">
      <w:pPr>
        <w:pStyle w:val="berschrift1"/>
      </w:pPr>
    </w:p>
    <w:p w14:paraId="29A5B769" w14:textId="77777777" w:rsidR="004557D1" w:rsidRDefault="004557D1" w:rsidP="00497E33">
      <w:pPr>
        <w:pStyle w:val="berschrift1"/>
      </w:pPr>
    </w:p>
    <w:p w14:paraId="42109D16" w14:textId="77777777" w:rsidR="004557D1" w:rsidRDefault="004557D1" w:rsidP="00497E33">
      <w:pPr>
        <w:pStyle w:val="berschrift1"/>
      </w:pPr>
    </w:p>
    <w:p w14:paraId="1DC118EE" w14:textId="77777777" w:rsidR="004557D1" w:rsidRDefault="004557D1" w:rsidP="00497E33">
      <w:pPr>
        <w:pStyle w:val="berschrift1"/>
      </w:pPr>
    </w:p>
    <w:p w14:paraId="7E8DD6B7" w14:textId="77777777" w:rsidR="004557D1" w:rsidRDefault="004557D1" w:rsidP="00497E33">
      <w:pPr>
        <w:pStyle w:val="berschrift1"/>
      </w:pPr>
    </w:p>
    <w:p w14:paraId="37BD875F" w14:textId="77777777" w:rsidR="004557D1" w:rsidRDefault="004557D1" w:rsidP="00497E33">
      <w:pPr>
        <w:pStyle w:val="berschrift1"/>
      </w:pPr>
    </w:p>
    <w:p w14:paraId="63FF9C3C" w14:textId="77777777" w:rsidR="004557D1" w:rsidRDefault="004557D1" w:rsidP="00497E33">
      <w:pPr>
        <w:pStyle w:val="berschrift1"/>
      </w:pPr>
    </w:p>
    <w:p w14:paraId="0FD01281" w14:textId="77777777" w:rsidR="004557D1" w:rsidRDefault="004557D1" w:rsidP="00497E33">
      <w:pPr>
        <w:pStyle w:val="berschrift1"/>
      </w:pPr>
    </w:p>
    <w:p w14:paraId="2F8043A7" w14:textId="77777777" w:rsidR="004557D1" w:rsidRDefault="004557D1" w:rsidP="00497E33">
      <w:pPr>
        <w:pStyle w:val="berschrift1"/>
      </w:pPr>
    </w:p>
    <w:p w14:paraId="11A48406" w14:textId="77777777" w:rsidR="004557D1" w:rsidRDefault="004557D1" w:rsidP="00497E33">
      <w:pPr>
        <w:pStyle w:val="berschrift1"/>
      </w:pPr>
    </w:p>
    <w:p w14:paraId="59E8A1FC" w14:textId="687C4AE0" w:rsidR="004557D1" w:rsidRDefault="004557D1" w:rsidP="00497E33">
      <w:pPr>
        <w:pStyle w:val="berschrift1"/>
      </w:pPr>
    </w:p>
    <w:p w14:paraId="03515682" w14:textId="35655495" w:rsidR="004557D1" w:rsidRPr="004557D1" w:rsidRDefault="004557D1" w:rsidP="004557D1"/>
    <w:p w14:paraId="1A0F4BB6" w14:textId="06802736" w:rsidR="004557D1" w:rsidRDefault="004557D1" w:rsidP="00497E33">
      <w:pPr>
        <w:pStyle w:val="berschrift1"/>
      </w:pPr>
    </w:p>
    <w:p w14:paraId="0271FB0E" w14:textId="6E1AA18E" w:rsidR="004557D1" w:rsidRDefault="004557D1" w:rsidP="00497E33">
      <w:pPr>
        <w:pStyle w:val="berschrift1"/>
      </w:pPr>
      <w:r w:rsidRPr="00497E33">
        <w:t>2.21.3 K</w:t>
      </w:r>
      <w:r>
        <w:t>omponentenliste</w:t>
      </w:r>
    </w:p>
    <w:p w14:paraId="17782F69" w14:textId="0EB4A8FE" w:rsidR="004557D1" w:rsidRDefault="009950A9" w:rsidP="00497E33">
      <w:pPr>
        <w:pStyle w:val="berschrift1"/>
      </w:pPr>
      <w:r>
        <w:rPr>
          <w:noProof/>
        </w:rPr>
        <w:drawing>
          <wp:anchor distT="0" distB="0" distL="114300" distR="114300" simplePos="0" relativeHeight="251768832" behindDoc="0" locked="0" layoutInCell="1" allowOverlap="1" wp14:anchorId="549B2C41" wp14:editId="43C3DB09">
            <wp:simplePos x="0" y="0"/>
            <wp:positionH relativeFrom="margin">
              <wp:align>left</wp:align>
            </wp:positionH>
            <wp:positionV relativeFrom="paragraph">
              <wp:posOffset>43815</wp:posOffset>
            </wp:positionV>
            <wp:extent cx="5337175" cy="5414645"/>
            <wp:effectExtent l="0" t="0" r="0" b="0"/>
            <wp:wrapSquare wrapText="bothSides"/>
            <wp:docPr id="59" name="Grafik 5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isch enthält.&#10;&#10;Automatisch generierte Beschreibung"/>
                    <pic:cNvPicPr/>
                  </pic:nvPicPr>
                  <pic:blipFill>
                    <a:blip r:embed="rId71">
                      <a:extLst>
                        <a:ext uri="{28A0092B-C50C-407E-A947-70E740481C1C}">
                          <a14:useLocalDpi xmlns:a14="http://schemas.microsoft.com/office/drawing/2010/main" val="0"/>
                        </a:ext>
                      </a:extLst>
                    </a:blip>
                    <a:stretch>
                      <a:fillRect/>
                    </a:stretch>
                  </pic:blipFill>
                  <pic:spPr>
                    <a:xfrm>
                      <a:off x="0" y="0"/>
                      <a:ext cx="5337175" cy="5414645"/>
                    </a:xfrm>
                    <a:prstGeom prst="rect">
                      <a:avLst/>
                    </a:prstGeom>
                  </pic:spPr>
                </pic:pic>
              </a:graphicData>
            </a:graphic>
            <wp14:sizeRelH relativeFrom="margin">
              <wp14:pctWidth>0</wp14:pctWidth>
            </wp14:sizeRelH>
            <wp14:sizeRelV relativeFrom="margin">
              <wp14:pctHeight>0</wp14:pctHeight>
            </wp14:sizeRelV>
          </wp:anchor>
        </w:drawing>
      </w:r>
    </w:p>
    <w:p w14:paraId="66A3D830" w14:textId="3EB58C99" w:rsidR="004557D1" w:rsidRDefault="004557D1" w:rsidP="00497E33">
      <w:pPr>
        <w:pStyle w:val="berschrift1"/>
      </w:pPr>
    </w:p>
    <w:p w14:paraId="25BB4BCE" w14:textId="4048CE08" w:rsidR="004557D1" w:rsidRDefault="004557D1" w:rsidP="00497E33">
      <w:pPr>
        <w:pStyle w:val="berschrift1"/>
      </w:pPr>
    </w:p>
    <w:p w14:paraId="4E9DE95F" w14:textId="32A535EA" w:rsidR="004557D1" w:rsidRDefault="004557D1" w:rsidP="00497E33">
      <w:pPr>
        <w:pStyle w:val="berschrift1"/>
      </w:pPr>
    </w:p>
    <w:p w14:paraId="1DAF4EF5" w14:textId="235E04B4" w:rsidR="004557D1" w:rsidRDefault="004557D1" w:rsidP="00497E33">
      <w:pPr>
        <w:pStyle w:val="berschrift1"/>
      </w:pPr>
    </w:p>
    <w:p w14:paraId="427898C8" w14:textId="421A8F16" w:rsidR="004557D1" w:rsidRDefault="004557D1" w:rsidP="00497E33">
      <w:pPr>
        <w:pStyle w:val="berschrift1"/>
      </w:pPr>
    </w:p>
    <w:p w14:paraId="766DF40C" w14:textId="2836CAA1" w:rsidR="004557D1" w:rsidRDefault="004557D1" w:rsidP="00497E33">
      <w:pPr>
        <w:pStyle w:val="berschrift1"/>
      </w:pPr>
    </w:p>
    <w:p w14:paraId="4C00429C" w14:textId="01BBCB32" w:rsidR="009950A9" w:rsidRDefault="009950A9" w:rsidP="00497E33">
      <w:pPr>
        <w:pStyle w:val="berschrift1"/>
      </w:pPr>
    </w:p>
    <w:p w14:paraId="128A7FA8" w14:textId="0BBBDC44" w:rsidR="009950A9" w:rsidRDefault="009950A9" w:rsidP="00497E33">
      <w:pPr>
        <w:pStyle w:val="berschrift1"/>
      </w:pPr>
    </w:p>
    <w:p w14:paraId="26C5E259" w14:textId="3E012B32" w:rsidR="009950A9" w:rsidRDefault="009950A9" w:rsidP="00497E33">
      <w:pPr>
        <w:pStyle w:val="berschrift1"/>
      </w:pPr>
    </w:p>
    <w:p w14:paraId="6E2E3C27" w14:textId="77777777" w:rsidR="00B02102" w:rsidRDefault="00B02102" w:rsidP="00497E33">
      <w:pPr>
        <w:pStyle w:val="berschrift1"/>
      </w:pPr>
    </w:p>
    <w:p w14:paraId="255D737E" w14:textId="77777777" w:rsidR="00B02102" w:rsidRDefault="00B02102" w:rsidP="00497E33">
      <w:pPr>
        <w:pStyle w:val="berschrift1"/>
      </w:pPr>
    </w:p>
    <w:p w14:paraId="494F79C3" w14:textId="08FF182B" w:rsidR="00B02102" w:rsidRDefault="00B02102" w:rsidP="00497E33">
      <w:pPr>
        <w:pStyle w:val="berschrift1"/>
      </w:pPr>
    </w:p>
    <w:p w14:paraId="3D4ED36E" w14:textId="14120A71" w:rsidR="00B02102" w:rsidRDefault="00B02102" w:rsidP="00B02102"/>
    <w:p w14:paraId="13273E9C" w14:textId="1816686F" w:rsidR="00B02102" w:rsidRDefault="00DA0B12" w:rsidP="00B02102">
      <w:r>
        <w:rPr>
          <w:noProof/>
        </w:rPr>
        <w:drawing>
          <wp:anchor distT="0" distB="0" distL="114300" distR="114300" simplePos="0" relativeHeight="251769856" behindDoc="0" locked="0" layoutInCell="1" allowOverlap="1" wp14:anchorId="0FADCD11" wp14:editId="5AAD41DA">
            <wp:simplePos x="0" y="0"/>
            <wp:positionH relativeFrom="margin">
              <wp:posOffset>11875</wp:posOffset>
            </wp:positionH>
            <wp:positionV relativeFrom="paragraph">
              <wp:posOffset>1343915</wp:posOffset>
            </wp:positionV>
            <wp:extent cx="5337175" cy="2710815"/>
            <wp:effectExtent l="0" t="0" r="0" b="0"/>
            <wp:wrapSquare wrapText="bothSides"/>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72">
                      <a:extLst>
                        <a:ext uri="{28A0092B-C50C-407E-A947-70E740481C1C}">
                          <a14:useLocalDpi xmlns:a14="http://schemas.microsoft.com/office/drawing/2010/main" val="0"/>
                        </a:ext>
                      </a:extLst>
                    </a:blip>
                    <a:stretch>
                      <a:fillRect/>
                    </a:stretch>
                  </pic:blipFill>
                  <pic:spPr>
                    <a:xfrm>
                      <a:off x="0" y="0"/>
                      <a:ext cx="5337175" cy="2710815"/>
                    </a:xfrm>
                    <a:prstGeom prst="rect">
                      <a:avLst/>
                    </a:prstGeom>
                  </pic:spPr>
                </pic:pic>
              </a:graphicData>
            </a:graphic>
            <wp14:sizeRelH relativeFrom="margin">
              <wp14:pctWidth>0</wp14:pctWidth>
            </wp14:sizeRelH>
            <wp14:sizeRelV relativeFrom="margin">
              <wp14:pctHeight>0</wp14:pctHeight>
            </wp14:sizeRelV>
          </wp:anchor>
        </w:drawing>
      </w:r>
    </w:p>
    <w:p w14:paraId="2EB124B2" w14:textId="5CD9873F" w:rsidR="00DA0B12" w:rsidRPr="00DA0B12" w:rsidRDefault="00DA0B12" w:rsidP="00DA0B12"/>
    <w:p w14:paraId="202659C6" w14:textId="7A4ECB41" w:rsidR="00DA0B12" w:rsidRPr="00DA0B12" w:rsidRDefault="00DA0B12" w:rsidP="00DA0B12"/>
    <w:p w14:paraId="3BD88402" w14:textId="7C4D2341" w:rsidR="00DA0B12" w:rsidRPr="00DA0B12" w:rsidRDefault="00DA0B12" w:rsidP="00DA0B12"/>
    <w:p w14:paraId="364E6F59" w14:textId="7A12712F" w:rsidR="00DA0B12" w:rsidRPr="00DA0B12" w:rsidRDefault="00DA0B12" w:rsidP="00DA0B12"/>
    <w:p w14:paraId="308D1FB2" w14:textId="3105C0D0" w:rsidR="00DA0B12" w:rsidRPr="00DA0B12" w:rsidRDefault="00DA0B12" w:rsidP="00DA0B12"/>
    <w:p w14:paraId="44C2BA89" w14:textId="7D7B04D7" w:rsidR="00DA0B12" w:rsidRPr="00DA0B12" w:rsidRDefault="00DA0B12" w:rsidP="00DA0B12"/>
    <w:p w14:paraId="73759B99" w14:textId="01DF2137" w:rsidR="00DA0B12" w:rsidRPr="00DA0B12" w:rsidRDefault="00DA0B12" w:rsidP="00DA0B12"/>
    <w:p w14:paraId="6809EC5B" w14:textId="5FBD53CC" w:rsidR="00DA0B12" w:rsidRPr="00DA0B12" w:rsidRDefault="00DA0B12" w:rsidP="00DA0B12"/>
    <w:p w14:paraId="7D44A9CC" w14:textId="4E32FE81" w:rsidR="00DA0B12" w:rsidRPr="00DA0B12" w:rsidRDefault="00DA0B12" w:rsidP="00DA0B12"/>
    <w:p w14:paraId="155A7D66" w14:textId="4B89600F" w:rsidR="00DA0B12" w:rsidRPr="00DA0B12" w:rsidRDefault="00DA0B12" w:rsidP="00DA0B12"/>
    <w:p w14:paraId="70370D84" w14:textId="0B0E7AA4" w:rsidR="00DA0B12" w:rsidRPr="00DA0B12" w:rsidRDefault="00DA0B12" w:rsidP="00DA0B12"/>
    <w:p w14:paraId="45839874" w14:textId="647C80CA" w:rsidR="00DA0B12" w:rsidRPr="00DA0B12" w:rsidRDefault="00DA0B12" w:rsidP="00DA0B12"/>
    <w:p w14:paraId="1765BFBE" w14:textId="3579A741" w:rsidR="00DA0B12" w:rsidRPr="00DA0B12" w:rsidRDefault="00DA0B12" w:rsidP="00DA0B12"/>
    <w:p w14:paraId="17122A2E" w14:textId="2EE8D7B7" w:rsidR="00DA0B12" w:rsidRPr="00DA0B12" w:rsidRDefault="00DA0B12" w:rsidP="00DA0B12"/>
    <w:p w14:paraId="35A85961" w14:textId="1679A62C" w:rsidR="00DA0B12" w:rsidRPr="00DA0B12" w:rsidRDefault="00DA0B12" w:rsidP="00DA0B12"/>
    <w:p w14:paraId="53E8A7D8" w14:textId="1F7BFCB6" w:rsidR="00DA0B12" w:rsidRPr="00DA0B12" w:rsidRDefault="00DA0B12" w:rsidP="00DA0B12"/>
    <w:p w14:paraId="729A9387" w14:textId="2F1A91D6" w:rsidR="00DA0B12" w:rsidRPr="00DA0B12" w:rsidRDefault="00DA0B12" w:rsidP="00DA0B12"/>
    <w:p w14:paraId="295998E2" w14:textId="6D4ADD48" w:rsidR="00DA0B12" w:rsidRPr="00DA0B12" w:rsidRDefault="00DA0B12" w:rsidP="00DA0B12"/>
    <w:p w14:paraId="6C18026C" w14:textId="7021DF65" w:rsidR="00DA0B12" w:rsidRPr="00DA0B12" w:rsidRDefault="00DA0B12" w:rsidP="00DA0B12"/>
    <w:p w14:paraId="5E8410C3" w14:textId="0B83F869" w:rsidR="00DA0B12" w:rsidRPr="00DA0B12" w:rsidRDefault="00DA0B12" w:rsidP="00DA0B12"/>
    <w:p w14:paraId="60DD9960" w14:textId="3051F1C9" w:rsidR="00DA0B12" w:rsidRPr="00DA0B12" w:rsidRDefault="00DA0B12" w:rsidP="00DA0B12"/>
    <w:p w14:paraId="52B573CD" w14:textId="162859C4" w:rsidR="00DA0B12" w:rsidRPr="00DA0B12" w:rsidRDefault="00DA0B12" w:rsidP="00DA0B12"/>
    <w:p w14:paraId="250862F6" w14:textId="4DC93808" w:rsidR="00DA0B12" w:rsidRPr="00DA0B12" w:rsidRDefault="00DA0B12" w:rsidP="00DA0B12"/>
    <w:p w14:paraId="3B775B61" w14:textId="6CF97539" w:rsidR="00DA0B12" w:rsidRPr="00DA0B12" w:rsidRDefault="00DA0B12" w:rsidP="00DA0B12"/>
    <w:p w14:paraId="3912F582" w14:textId="276141FD" w:rsidR="00DA0B12" w:rsidRPr="00DA0B12" w:rsidRDefault="00DA0B12" w:rsidP="00DA0B12"/>
    <w:p w14:paraId="592D3E81" w14:textId="37C3D286" w:rsidR="00DA0B12" w:rsidRDefault="00DA0B12" w:rsidP="00DA0B12"/>
    <w:p w14:paraId="6E703B97" w14:textId="20D0C6E4" w:rsidR="00DA0B12" w:rsidRPr="00DA0B12" w:rsidRDefault="00DA0B12" w:rsidP="00E412EF">
      <w:pPr>
        <w:pStyle w:val="Untertitel"/>
      </w:pPr>
      <w:r>
        <w:t xml:space="preserve">Abb. PCB Zuweisungsliste </w:t>
      </w:r>
      <w:r w:rsidR="00E412EF">
        <w:t>des Entwicklerboards</w:t>
      </w:r>
    </w:p>
    <w:p w14:paraId="2C4A4EF3" w14:textId="4900A753" w:rsidR="00E412EF" w:rsidRDefault="00E412EF" w:rsidP="00E412EF">
      <w:pPr>
        <w:rPr>
          <w:rFonts w:cstheme="minorHAnsi"/>
        </w:rPr>
      </w:pPr>
      <w:r>
        <w:rPr>
          <w:rFonts w:cstheme="minorHAnsi"/>
        </w:rPr>
        <w:lastRenderedPageBreak/>
        <w:t>In der Anwendung des Entwicklerboards zeigt Zuweisungsliste welche Referenz, welches Bauteil hat. Zudem wie viele Bauteile vorhanden sind und welche Bemaßung ein spezifisches Bauteil hat.</w:t>
      </w:r>
      <w:r w:rsidR="003C3A52">
        <w:rPr>
          <w:rFonts w:cstheme="minorHAnsi"/>
        </w:rPr>
        <w:t xml:space="preserve"> In diesem Aufbau sind 66 Bauteile vorhanden.</w:t>
      </w:r>
      <w:r>
        <w:rPr>
          <w:rFonts w:cstheme="minorHAnsi"/>
        </w:rPr>
        <w:t xml:space="preserve"> In der Abbildung werden die meisten Bauteile nicht bestellt. Die Kondensatoren, Widerstände und Pin Sockets werden von der Schule zur Verfügung gestellt. Die restlichen Bauteile werden in der nächsten Abbildung angeführt.</w:t>
      </w:r>
    </w:p>
    <w:p w14:paraId="392002DB" w14:textId="1C1A4E06" w:rsidR="00B82355" w:rsidRDefault="00B82355" w:rsidP="00E412EF">
      <w:pPr>
        <w:rPr>
          <w:rFonts w:cstheme="minorHAnsi"/>
        </w:rPr>
      </w:pPr>
    </w:p>
    <w:p w14:paraId="22B36A13" w14:textId="77777777" w:rsidR="00B82355" w:rsidRDefault="00B82355" w:rsidP="00B82355">
      <w:pPr>
        <w:pStyle w:val="berschrift1"/>
      </w:pPr>
      <w:r>
        <w:t>2.21.6 Maße der Bauteile</w:t>
      </w:r>
    </w:p>
    <w:p w14:paraId="382FF414" w14:textId="57F92754" w:rsidR="00B82355" w:rsidRDefault="00B82355" w:rsidP="00E412EF">
      <w:pPr>
        <w:rPr>
          <w:rFonts w:cstheme="minorHAnsi"/>
        </w:rPr>
      </w:pPr>
    </w:p>
    <w:p w14:paraId="0C66A5D9" w14:textId="7C1FE8D7" w:rsidR="00B82355" w:rsidRDefault="0087144D" w:rsidP="00E412EF">
      <w:pPr>
        <w:rPr>
          <w:rFonts w:cstheme="minorHAnsi"/>
        </w:rPr>
      </w:pPr>
      <w:r>
        <w:rPr>
          <w:noProof/>
        </w:rPr>
        <w:drawing>
          <wp:anchor distT="0" distB="0" distL="114300" distR="114300" simplePos="0" relativeHeight="251777024" behindDoc="0" locked="0" layoutInCell="1" allowOverlap="1" wp14:anchorId="3CB5AB31" wp14:editId="62BAE2DC">
            <wp:simplePos x="0" y="0"/>
            <wp:positionH relativeFrom="margin">
              <wp:align>right</wp:align>
            </wp:positionH>
            <wp:positionV relativeFrom="paragraph">
              <wp:posOffset>706984</wp:posOffset>
            </wp:positionV>
            <wp:extent cx="5760720" cy="358775"/>
            <wp:effectExtent l="0" t="0" r="0" b="3175"/>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58775"/>
                    </a:xfrm>
                    <a:prstGeom prst="rect">
                      <a:avLst/>
                    </a:prstGeom>
                  </pic:spPr>
                </pic:pic>
              </a:graphicData>
            </a:graphic>
          </wp:anchor>
        </w:drawing>
      </w:r>
      <w:r w:rsidR="00B82355">
        <w:rPr>
          <w:rFonts w:cstheme="minorHAnsi"/>
        </w:rPr>
        <w:t xml:space="preserve">In der Abb. PCB-Zuweisungsliste des Entwicklerboards sind </w:t>
      </w:r>
      <w:r w:rsidR="00B8154E">
        <w:rPr>
          <w:rFonts w:cstheme="minorHAnsi"/>
        </w:rPr>
        <w:t>neuen Maßen</w:t>
      </w:r>
      <w:r w:rsidR="00B82355">
        <w:rPr>
          <w:rFonts w:cstheme="minorHAnsi"/>
        </w:rPr>
        <w:t xml:space="preserve"> zu verzeichnen. Die passiven Bauteile wurden durch SMD Größen</w:t>
      </w:r>
      <w:r w:rsidR="00B8154E">
        <w:rPr>
          <w:rFonts w:cstheme="minorHAnsi"/>
        </w:rPr>
        <w:t xml:space="preserve"> ersetzt. Das Entwicklerboard wäre um einige Dimensionen größer, wenn THT Bausteine verwendet werden. </w:t>
      </w:r>
      <w:r>
        <w:rPr>
          <w:rFonts w:cstheme="minorHAnsi"/>
        </w:rPr>
        <w:t>Die Beispiele der neuen Maße werden in der nächsten Abbildung beschrieben.</w:t>
      </w:r>
    </w:p>
    <w:p w14:paraId="191B3518" w14:textId="4051EFAC" w:rsidR="0087144D" w:rsidRDefault="0087144D" w:rsidP="0087144D">
      <w:pPr>
        <w:pStyle w:val="Untertitel"/>
      </w:pPr>
      <w:r>
        <w:t>Abb. SMD und MELF Maße</w:t>
      </w:r>
    </w:p>
    <w:p w14:paraId="22646251" w14:textId="356B374A" w:rsidR="0087144D" w:rsidRDefault="00EF44DD" w:rsidP="0087144D">
      <w:r>
        <w:t>Das SMD-Maß wird in 2 Code-Größen angegeben. Die beiden Größen werden als</w:t>
      </w:r>
      <w:r w:rsidRPr="00EF44DD">
        <w:rPr>
          <w:i/>
          <w:iCs/>
        </w:rPr>
        <w:t xml:space="preserve"> imperia</w:t>
      </w:r>
      <w:r>
        <w:t xml:space="preserve">l oder </w:t>
      </w:r>
      <w:proofErr w:type="spellStart"/>
      <w:r w:rsidRPr="00EF44DD">
        <w:rPr>
          <w:i/>
          <w:iCs/>
        </w:rPr>
        <w:t>metric</w:t>
      </w:r>
      <w:proofErr w:type="spellEnd"/>
      <w:r>
        <w:t xml:space="preserve"> beschrieben. </w:t>
      </w:r>
      <w:r w:rsidR="00090986">
        <w:t xml:space="preserve">Die imperiale Größe hat </w:t>
      </w:r>
      <w:proofErr w:type="gramStart"/>
      <w:r w:rsidR="00090986">
        <w:t>in diesen Beispiel</w:t>
      </w:r>
      <w:proofErr w:type="gramEnd"/>
      <w:r w:rsidR="00090986">
        <w:t xml:space="preserve"> den Code 1206. Die ersten Zwei Ziffern ist die Länge und die letzten Zwei die Breite in Zoll angegeben. Bei der </w:t>
      </w:r>
      <w:proofErr w:type="spellStart"/>
      <w:r w:rsidR="00090986">
        <w:t>metric</w:t>
      </w:r>
      <w:proofErr w:type="spellEnd"/>
      <w:r w:rsidR="00090986">
        <w:t xml:space="preserve"> Größe 3216 sind die ersten 2 Ziffern die Länge und die letzten Zwei Ziffern die Breite in Millimeter angegeben. International verwendet man die imperiale Größe, weshalb in der Abbildung diese auch markiert wurde. </w:t>
      </w:r>
    </w:p>
    <w:p w14:paraId="6D34EEB7" w14:textId="22B6E4B5" w:rsidR="00090986" w:rsidRDefault="00090986" w:rsidP="0087144D"/>
    <w:p w14:paraId="5D70C1E7" w14:textId="0ED7B233" w:rsidR="00090986" w:rsidRPr="0087144D" w:rsidRDefault="00090986" w:rsidP="0087144D">
      <w:r>
        <w:t>Das MELF-Maß</w:t>
      </w:r>
    </w:p>
    <w:p w14:paraId="369F7C7A" w14:textId="390E813A" w:rsidR="0087144D" w:rsidRDefault="0087144D" w:rsidP="00E412EF">
      <w:pPr>
        <w:rPr>
          <w:rFonts w:cstheme="minorHAnsi"/>
        </w:rPr>
      </w:pPr>
    </w:p>
    <w:p w14:paraId="37DDFCCD" w14:textId="5A380A01" w:rsidR="00B8154E" w:rsidRDefault="00B8154E" w:rsidP="00E412EF">
      <w:pPr>
        <w:rPr>
          <w:rFonts w:cstheme="minorHAnsi"/>
        </w:rPr>
      </w:pPr>
    </w:p>
    <w:p w14:paraId="32E4B7C8" w14:textId="77777777" w:rsidR="00B8154E" w:rsidRDefault="00B8154E" w:rsidP="00E412EF">
      <w:pPr>
        <w:rPr>
          <w:rFonts w:cstheme="minorHAnsi"/>
        </w:rPr>
      </w:pPr>
    </w:p>
    <w:p w14:paraId="15675ADB" w14:textId="4D9DE71F" w:rsidR="003C3A52" w:rsidRDefault="003C3A52" w:rsidP="003C3A52">
      <w:pPr>
        <w:pStyle w:val="berschrift1"/>
      </w:pPr>
      <w:r>
        <w:t>2.21.4 Bauteilliste</w:t>
      </w:r>
    </w:p>
    <w:p w14:paraId="3DB8611C" w14:textId="77777777" w:rsidR="0090673E" w:rsidRPr="0090673E" w:rsidRDefault="0090673E" w:rsidP="0090673E"/>
    <w:tbl>
      <w:tblPr>
        <w:tblW w:w="7288" w:type="dxa"/>
        <w:tblCellMar>
          <w:left w:w="70" w:type="dxa"/>
          <w:right w:w="70" w:type="dxa"/>
        </w:tblCellMar>
        <w:tblLook w:val="04A0" w:firstRow="1" w:lastRow="0" w:firstColumn="1" w:lastColumn="0" w:noHBand="0" w:noVBand="1"/>
      </w:tblPr>
      <w:tblGrid>
        <w:gridCol w:w="1726"/>
        <w:gridCol w:w="146"/>
        <w:gridCol w:w="1816"/>
        <w:gridCol w:w="1200"/>
        <w:gridCol w:w="1200"/>
        <w:gridCol w:w="1200"/>
      </w:tblGrid>
      <w:tr w:rsidR="0090673E" w:rsidRPr="003368E0" w14:paraId="2091F4C5" w14:textId="77777777" w:rsidTr="0090673E">
        <w:trPr>
          <w:trHeight w:val="300"/>
        </w:trPr>
        <w:tc>
          <w:tcPr>
            <w:tcW w:w="3688" w:type="dxa"/>
            <w:gridSpan w:val="3"/>
            <w:tcBorders>
              <w:top w:val="nil"/>
              <w:left w:val="nil"/>
              <w:bottom w:val="nil"/>
              <w:right w:val="nil"/>
            </w:tcBorders>
            <w:shd w:val="clear" w:color="000000" w:fill="C00000"/>
            <w:noWrap/>
            <w:vAlign w:val="bottom"/>
            <w:hideMark/>
          </w:tcPr>
          <w:p w14:paraId="0979122B" w14:textId="77777777" w:rsidR="0090673E" w:rsidRPr="0090673E" w:rsidRDefault="0090673E" w:rsidP="0090673E">
            <w:pPr>
              <w:spacing w:line="240" w:lineRule="auto"/>
              <w:rPr>
                <w:rFonts w:ascii="Calibri" w:eastAsia="Times New Roman" w:hAnsi="Calibri" w:cs="Calibri"/>
                <w:color w:val="000000"/>
                <w:lang w:val="en-GB" w:eastAsia="de-AT"/>
              </w:rPr>
            </w:pPr>
            <w:proofErr w:type="spellStart"/>
            <w:r w:rsidRPr="0090673E">
              <w:rPr>
                <w:rFonts w:ascii="Calibri" w:eastAsia="Times New Roman" w:hAnsi="Calibri" w:cs="Calibri"/>
                <w:color w:val="000000"/>
                <w:lang w:val="en-GB" w:eastAsia="de-AT"/>
              </w:rPr>
              <w:t>Stückliste</w:t>
            </w:r>
            <w:proofErr w:type="spellEnd"/>
            <w:r w:rsidRPr="0090673E">
              <w:rPr>
                <w:rFonts w:ascii="Calibri" w:eastAsia="Times New Roman" w:hAnsi="Calibri" w:cs="Calibri"/>
                <w:color w:val="000000"/>
                <w:lang w:val="en-GB" w:eastAsia="de-AT"/>
              </w:rPr>
              <w:t xml:space="preserve"> Step-Down SSS v2:</w:t>
            </w:r>
          </w:p>
        </w:tc>
        <w:tc>
          <w:tcPr>
            <w:tcW w:w="1200" w:type="dxa"/>
            <w:tcBorders>
              <w:top w:val="nil"/>
              <w:left w:val="nil"/>
              <w:bottom w:val="nil"/>
              <w:right w:val="nil"/>
            </w:tcBorders>
            <w:shd w:val="clear" w:color="auto" w:fill="auto"/>
            <w:noWrap/>
            <w:vAlign w:val="bottom"/>
            <w:hideMark/>
          </w:tcPr>
          <w:p w14:paraId="04BAB133" w14:textId="77777777" w:rsidR="0090673E" w:rsidRPr="0090673E" w:rsidRDefault="0090673E" w:rsidP="0090673E">
            <w:pPr>
              <w:spacing w:line="240" w:lineRule="auto"/>
              <w:rPr>
                <w:rFonts w:ascii="Calibri" w:eastAsia="Times New Roman" w:hAnsi="Calibri" w:cs="Calibri"/>
                <w:color w:val="000000"/>
                <w:lang w:val="en-GB" w:eastAsia="de-AT"/>
              </w:rPr>
            </w:pPr>
          </w:p>
        </w:tc>
        <w:tc>
          <w:tcPr>
            <w:tcW w:w="1200" w:type="dxa"/>
            <w:tcBorders>
              <w:top w:val="nil"/>
              <w:left w:val="nil"/>
              <w:bottom w:val="nil"/>
              <w:right w:val="nil"/>
            </w:tcBorders>
            <w:shd w:val="clear" w:color="auto" w:fill="auto"/>
            <w:noWrap/>
            <w:vAlign w:val="bottom"/>
            <w:hideMark/>
          </w:tcPr>
          <w:p w14:paraId="092CA023"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c>
          <w:tcPr>
            <w:tcW w:w="1200" w:type="dxa"/>
            <w:tcBorders>
              <w:top w:val="nil"/>
              <w:left w:val="nil"/>
              <w:bottom w:val="nil"/>
              <w:right w:val="nil"/>
            </w:tcBorders>
            <w:shd w:val="clear" w:color="auto" w:fill="auto"/>
            <w:noWrap/>
            <w:vAlign w:val="bottom"/>
            <w:hideMark/>
          </w:tcPr>
          <w:p w14:paraId="10081172"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r>
      <w:tr w:rsidR="0090673E" w:rsidRPr="003368E0" w14:paraId="20DF936A" w14:textId="77777777" w:rsidTr="0090673E">
        <w:trPr>
          <w:trHeight w:val="300"/>
        </w:trPr>
        <w:tc>
          <w:tcPr>
            <w:tcW w:w="1726" w:type="dxa"/>
            <w:tcBorders>
              <w:top w:val="nil"/>
              <w:left w:val="nil"/>
              <w:bottom w:val="nil"/>
              <w:right w:val="nil"/>
            </w:tcBorders>
            <w:shd w:val="clear" w:color="auto" w:fill="auto"/>
            <w:noWrap/>
            <w:vAlign w:val="bottom"/>
            <w:hideMark/>
          </w:tcPr>
          <w:p w14:paraId="1A67DF71"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c>
          <w:tcPr>
            <w:tcW w:w="146" w:type="dxa"/>
            <w:tcBorders>
              <w:top w:val="nil"/>
              <w:left w:val="nil"/>
              <w:bottom w:val="nil"/>
              <w:right w:val="nil"/>
            </w:tcBorders>
            <w:shd w:val="clear" w:color="auto" w:fill="auto"/>
            <w:noWrap/>
            <w:vAlign w:val="bottom"/>
            <w:hideMark/>
          </w:tcPr>
          <w:p w14:paraId="1DF3BC88"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c>
          <w:tcPr>
            <w:tcW w:w="1816" w:type="dxa"/>
            <w:tcBorders>
              <w:top w:val="nil"/>
              <w:left w:val="nil"/>
              <w:bottom w:val="nil"/>
              <w:right w:val="nil"/>
            </w:tcBorders>
            <w:shd w:val="clear" w:color="auto" w:fill="auto"/>
            <w:noWrap/>
            <w:vAlign w:val="bottom"/>
            <w:hideMark/>
          </w:tcPr>
          <w:p w14:paraId="2A947603"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c>
          <w:tcPr>
            <w:tcW w:w="1200" w:type="dxa"/>
            <w:tcBorders>
              <w:top w:val="nil"/>
              <w:left w:val="nil"/>
              <w:bottom w:val="nil"/>
              <w:right w:val="nil"/>
            </w:tcBorders>
            <w:shd w:val="clear" w:color="auto" w:fill="auto"/>
            <w:noWrap/>
            <w:vAlign w:val="bottom"/>
            <w:hideMark/>
          </w:tcPr>
          <w:p w14:paraId="1C802B4E"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c>
          <w:tcPr>
            <w:tcW w:w="1200" w:type="dxa"/>
            <w:tcBorders>
              <w:top w:val="nil"/>
              <w:left w:val="nil"/>
              <w:bottom w:val="nil"/>
              <w:right w:val="nil"/>
            </w:tcBorders>
            <w:shd w:val="clear" w:color="auto" w:fill="auto"/>
            <w:noWrap/>
            <w:vAlign w:val="bottom"/>
            <w:hideMark/>
          </w:tcPr>
          <w:p w14:paraId="7C0A1D7C"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c>
          <w:tcPr>
            <w:tcW w:w="1200" w:type="dxa"/>
            <w:tcBorders>
              <w:top w:val="nil"/>
              <w:left w:val="nil"/>
              <w:bottom w:val="nil"/>
              <w:right w:val="nil"/>
            </w:tcBorders>
            <w:shd w:val="clear" w:color="auto" w:fill="auto"/>
            <w:noWrap/>
            <w:vAlign w:val="bottom"/>
            <w:hideMark/>
          </w:tcPr>
          <w:p w14:paraId="2B1A0932" w14:textId="77777777" w:rsidR="0090673E" w:rsidRPr="0090673E" w:rsidRDefault="0090673E" w:rsidP="0090673E">
            <w:pPr>
              <w:spacing w:line="240" w:lineRule="auto"/>
              <w:rPr>
                <w:rFonts w:ascii="Times New Roman" w:eastAsia="Times New Roman" w:hAnsi="Times New Roman" w:cs="Times New Roman"/>
                <w:sz w:val="20"/>
                <w:szCs w:val="20"/>
                <w:lang w:val="en-GB" w:eastAsia="de-AT"/>
              </w:rPr>
            </w:pPr>
          </w:p>
        </w:tc>
      </w:tr>
      <w:tr w:rsidR="0090673E" w:rsidRPr="0090673E" w14:paraId="6461F971" w14:textId="77777777" w:rsidTr="0090673E">
        <w:trPr>
          <w:trHeight w:val="300"/>
        </w:trPr>
        <w:tc>
          <w:tcPr>
            <w:tcW w:w="1726" w:type="dxa"/>
            <w:tcBorders>
              <w:top w:val="nil"/>
              <w:left w:val="nil"/>
              <w:bottom w:val="nil"/>
              <w:right w:val="nil"/>
            </w:tcBorders>
            <w:shd w:val="clear" w:color="000000" w:fill="00B050"/>
            <w:noWrap/>
            <w:vAlign w:val="bottom"/>
            <w:hideMark/>
          </w:tcPr>
          <w:p w14:paraId="3C271197"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Bauteil:</w:t>
            </w:r>
          </w:p>
        </w:tc>
        <w:tc>
          <w:tcPr>
            <w:tcW w:w="146" w:type="dxa"/>
            <w:tcBorders>
              <w:top w:val="nil"/>
              <w:left w:val="nil"/>
              <w:bottom w:val="nil"/>
              <w:right w:val="nil"/>
            </w:tcBorders>
            <w:shd w:val="clear" w:color="auto" w:fill="auto"/>
            <w:noWrap/>
            <w:vAlign w:val="bottom"/>
            <w:hideMark/>
          </w:tcPr>
          <w:p w14:paraId="41DA9DA8" w14:textId="77777777" w:rsidR="0090673E" w:rsidRPr="0090673E" w:rsidRDefault="0090673E" w:rsidP="0090673E">
            <w:pPr>
              <w:spacing w:line="240" w:lineRule="auto"/>
              <w:rPr>
                <w:rFonts w:ascii="Calibri" w:eastAsia="Times New Roman" w:hAnsi="Calibri" w:cs="Calibri"/>
                <w:color w:val="000000"/>
                <w:lang w:eastAsia="de-AT"/>
              </w:rPr>
            </w:pPr>
          </w:p>
        </w:tc>
        <w:tc>
          <w:tcPr>
            <w:tcW w:w="1816" w:type="dxa"/>
            <w:tcBorders>
              <w:top w:val="nil"/>
              <w:left w:val="nil"/>
              <w:bottom w:val="nil"/>
              <w:right w:val="nil"/>
            </w:tcBorders>
            <w:shd w:val="clear" w:color="000000" w:fill="375623"/>
            <w:noWrap/>
            <w:vAlign w:val="bottom"/>
            <w:hideMark/>
          </w:tcPr>
          <w:p w14:paraId="7ADEFAAA"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Bauteilwert:</w:t>
            </w:r>
          </w:p>
        </w:tc>
        <w:tc>
          <w:tcPr>
            <w:tcW w:w="2400" w:type="dxa"/>
            <w:gridSpan w:val="2"/>
            <w:tcBorders>
              <w:top w:val="nil"/>
              <w:left w:val="nil"/>
              <w:bottom w:val="nil"/>
              <w:right w:val="nil"/>
            </w:tcBorders>
            <w:shd w:val="clear" w:color="000000" w:fill="00B050"/>
            <w:noWrap/>
            <w:vAlign w:val="bottom"/>
            <w:hideMark/>
          </w:tcPr>
          <w:p w14:paraId="57433448"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Bestellnummer (RS):</w:t>
            </w:r>
          </w:p>
        </w:tc>
        <w:tc>
          <w:tcPr>
            <w:tcW w:w="1200" w:type="dxa"/>
            <w:tcBorders>
              <w:top w:val="nil"/>
              <w:left w:val="nil"/>
              <w:bottom w:val="nil"/>
              <w:right w:val="nil"/>
            </w:tcBorders>
            <w:shd w:val="clear" w:color="000000" w:fill="375623"/>
            <w:noWrap/>
            <w:vAlign w:val="bottom"/>
            <w:hideMark/>
          </w:tcPr>
          <w:p w14:paraId="483996FB" w14:textId="77777777" w:rsidR="0090673E" w:rsidRPr="0090673E" w:rsidRDefault="0090673E" w:rsidP="0090673E">
            <w:pPr>
              <w:spacing w:line="240" w:lineRule="auto"/>
              <w:rPr>
                <w:rFonts w:ascii="Calibri" w:eastAsia="Times New Roman" w:hAnsi="Calibri" w:cs="Calibri"/>
                <w:lang w:eastAsia="de-AT"/>
              </w:rPr>
            </w:pPr>
            <w:r w:rsidRPr="0090673E">
              <w:rPr>
                <w:rFonts w:ascii="Calibri" w:eastAsia="Times New Roman" w:hAnsi="Calibri" w:cs="Calibri"/>
                <w:lang w:eastAsia="de-AT"/>
              </w:rPr>
              <w:t>Stück:</w:t>
            </w:r>
          </w:p>
        </w:tc>
      </w:tr>
      <w:tr w:rsidR="0090673E" w:rsidRPr="0090673E" w14:paraId="025F1EF3" w14:textId="77777777" w:rsidTr="0090673E">
        <w:trPr>
          <w:trHeight w:val="300"/>
        </w:trPr>
        <w:tc>
          <w:tcPr>
            <w:tcW w:w="1872" w:type="dxa"/>
            <w:gridSpan w:val="2"/>
            <w:tcBorders>
              <w:top w:val="nil"/>
              <w:left w:val="nil"/>
              <w:bottom w:val="nil"/>
              <w:right w:val="nil"/>
            </w:tcBorders>
            <w:shd w:val="clear" w:color="auto" w:fill="auto"/>
            <w:noWrap/>
            <w:vAlign w:val="bottom"/>
            <w:hideMark/>
          </w:tcPr>
          <w:p w14:paraId="1DAB5139"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Speicherdrossel</w:t>
            </w:r>
          </w:p>
        </w:tc>
        <w:tc>
          <w:tcPr>
            <w:tcW w:w="1816" w:type="dxa"/>
            <w:tcBorders>
              <w:top w:val="nil"/>
              <w:left w:val="nil"/>
              <w:bottom w:val="nil"/>
              <w:right w:val="nil"/>
            </w:tcBorders>
            <w:shd w:val="clear" w:color="auto" w:fill="auto"/>
            <w:noWrap/>
            <w:vAlign w:val="bottom"/>
            <w:hideMark/>
          </w:tcPr>
          <w:p w14:paraId="5057C422"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22uH</w:t>
            </w:r>
          </w:p>
        </w:tc>
        <w:tc>
          <w:tcPr>
            <w:tcW w:w="1200" w:type="dxa"/>
            <w:tcBorders>
              <w:top w:val="nil"/>
              <w:left w:val="nil"/>
              <w:bottom w:val="nil"/>
              <w:right w:val="nil"/>
            </w:tcBorders>
            <w:shd w:val="clear" w:color="auto" w:fill="auto"/>
            <w:noWrap/>
            <w:vAlign w:val="bottom"/>
            <w:hideMark/>
          </w:tcPr>
          <w:p w14:paraId="520C30AE"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874-9784</w:t>
            </w:r>
          </w:p>
        </w:tc>
        <w:tc>
          <w:tcPr>
            <w:tcW w:w="1200" w:type="dxa"/>
            <w:tcBorders>
              <w:top w:val="nil"/>
              <w:left w:val="nil"/>
              <w:bottom w:val="nil"/>
              <w:right w:val="nil"/>
            </w:tcBorders>
            <w:shd w:val="clear" w:color="auto" w:fill="auto"/>
            <w:noWrap/>
            <w:vAlign w:val="bottom"/>
            <w:hideMark/>
          </w:tcPr>
          <w:p w14:paraId="38B4655E"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7BA19F09"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2</w:t>
            </w:r>
          </w:p>
        </w:tc>
      </w:tr>
      <w:tr w:rsidR="0090673E" w:rsidRPr="0090673E" w14:paraId="374D1369" w14:textId="77777777" w:rsidTr="0090673E">
        <w:trPr>
          <w:trHeight w:val="300"/>
        </w:trPr>
        <w:tc>
          <w:tcPr>
            <w:tcW w:w="1872" w:type="dxa"/>
            <w:gridSpan w:val="2"/>
            <w:tcBorders>
              <w:top w:val="nil"/>
              <w:left w:val="nil"/>
              <w:bottom w:val="nil"/>
              <w:right w:val="nil"/>
            </w:tcBorders>
            <w:shd w:val="clear" w:color="auto" w:fill="auto"/>
            <w:noWrap/>
            <w:vAlign w:val="bottom"/>
            <w:hideMark/>
          </w:tcPr>
          <w:p w14:paraId="1632FB5D"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Speicherdrossel</w:t>
            </w:r>
          </w:p>
        </w:tc>
        <w:tc>
          <w:tcPr>
            <w:tcW w:w="1816" w:type="dxa"/>
            <w:tcBorders>
              <w:top w:val="nil"/>
              <w:left w:val="nil"/>
              <w:bottom w:val="nil"/>
              <w:right w:val="nil"/>
            </w:tcBorders>
            <w:shd w:val="clear" w:color="auto" w:fill="auto"/>
            <w:noWrap/>
            <w:vAlign w:val="bottom"/>
            <w:hideMark/>
          </w:tcPr>
          <w:p w14:paraId="3CE1E346"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12uH</w:t>
            </w:r>
          </w:p>
        </w:tc>
        <w:tc>
          <w:tcPr>
            <w:tcW w:w="1200" w:type="dxa"/>
            <w:tcBorders>
              <w:top w:val="nil"/>
              <w:left w:val="nil"/>
              <w:bottom w:val="nil"/>
              <w:right w:val="nil"/>
            </w:tcBorders>
            <w:shd w:val="clear" w:color="auto" w:fill="auto"/>
            <w:noWrap/>
            <w:vAlign w:val="bottom"/>
            <w:hideMark/>
          </w:tcPr>
          <w:p w14:paraId="40D8BFA8"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432-4439</w:t>
            </w:r>
          </w:p>
        </w:tc>
        <w:tc>
          <w:tcPr>
            <w:tcW w:w="1200" w:type="dxa"/>
            <w:tcBorders>
              <w:top w:val="nil"/>
              <w:left w:val="nil"/>
              <w:bottom w:val="nil"/>
              <w:right w:val="nil"/>
            </w:tcBorders>
            <w:shd w:val="clear" w:color="auto" w:fill="auto"/>
            <w:noWrap/>
            <w:vAlign w:val="bottom"/>
            <w:hideMark/>
          </w:tcPr>
          <w:p w14:paraId="563D77F5"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0F2FC960"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2</w:t>
            </w:r>
          </w:p>
        </w:tc>
      </w:tr>
      <w:tr w:rsidR="0090673E" w:rsidRPr="0090673E" w14:paraId="2FBE43AA" w14:textId="77777777" w:rsidTr="0090673E">
        <w:trPr>
          <w:trHeight w:val="300"/>
        </w:trPr>
        <w:tc>
          <w:tcPr>
            <w:tcW w:w="1872" w:type="dxa"/>
            <w:gridSpan w:val="2"/>
            <w:tcBorders>
              <w:top w:val="nil"/>
              <w:left w:val="nil"/>
              <w:bottom w:val="nil"/>
              <w:right w:val="nil"/>
            </w:tcBorders>
            <w:shd w:val="clear" w:color="auto" w:fill="auto"/>
            <w:noWrap/>
            <w:vAlign w:val="bottom"/>
            <w:hideMark/>
          </w:tcPr>
          <w:p w14:paraId="22EE6B14"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DC-DC-Wandler</w:t>
            </w:r>
          </w:p>
        </w:tc>
        <w:tc>
          <w:tcPr>
            <w:tcW w:w="1816" w:type="dxa"/>
            <w:tcBorders>
              <w:top w:val="nil"/>
              <w:left w:val="nil"/>
              <w:bottom w:val="nil"/>
              <w:right w:val="nil"/>
            </w:tcBorders>
            <w:shd w:val="clear" w:color="auto" w:fill="auto"/>
            <w:noWrap/>
            <w:vAlign w:val="bottom"/>
            <w:hideMark/>
          </w:tcPr>
          <w:p w14:paraId="2F8EA021"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w:t>
            </w:r>
          </w:p>
        </w:tc>
        <w:tc>
          <w:tcPr>
            <w:tcW w:w="1200" w:type="dxa"/>
            <w:tcBorders>
              <w:top w:val="nil"/>
              <w:left w:val="nil"/>
              <w:bottom w:val="nil"/>
              <w:right w:val="nil"/>
            </w:tcBorders>
            <w:shd w:val="clear" w:color="auto" w:fill="auto"/>
            <w:noWrap/>
            <w:vAlign w:val="bottom"/>
            <w:hideMark/>
          </w:tcPr>
          <w:p w14:paraId="0DA1DEDE"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661-8521</w:t>
            </w:r>
          </w:p>
        </w:tc>
        <w:tc>
          <w:tcPr>
            <w:tcW w:w="1200" w:type="dxa"/>
            <w:tcBorders>
              <w:top w:val="nil"/>
              <w:left w:val="nil"/>
              <w:bottom w:val="nil"/>
              <w:right w:val="nil"/>
            </w:tcBorders>
            <w:shd w:val="clear" w:color="auto" w:fill="auto"/>
            <w:noWrap/>
            <w:vAlign w:val="bottom"/>
            <w:hideMark/>
          </w:tcPr>
          <w:p w14:paraId="15EFAC10"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26A8AB3E"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5</w:t>
            </w:r>
          </w:p>
        </w:tc>
      </w:tr>
      <w:tr w:rsidR="0090673E" w:rsidRPr="0090673E" w14:paraId="73C72CF1" w14:textId="77777777" w:rsidTr="0090673E">
        <w:trPr>
          <w:trHeight w:val="300"/>
        </w:trPr>
        <w:tc>
          <w:tcPr>
            <w:tcW w:w="1872" w:type="dxa"/>
            <w:gridSpan w:val="2"/>
            <w:tcBorders>
              <w:top w:val="nil"/>
              <w:left w:val="nil"/>
              <w:bottom w:val="nil"/>
              <w:right w:val="nil"/>
            </w:tcBorders>
            <w:shd w:val="clear" w:color="auto" w:fill="auto"/>
            <w:noWrap/>
            <w:vAlign w:val="bottom"/>
            <w:hideMark/>
          </w:tcPr>
          <w:p w14:paraId="313697F1"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Kondensator</w:t>
            </w:r>
          </w:p>
        </w:tc>
        <w:tc>
          <w:tcPr>
            <w:tcW w:w="1816" w:type="dxa"/>
            <w:tcBorders>
              <w:top w:val="nil"/>
              <w:left w:val="nil"/>
              <w:bottom w:val="nil"/>
              <w:right w:val="nil"/>
            </w:tcBorders>
            <w:shd w:val="clear" w:color="auto" w:fill="auto"/>
            <w:noWrap/>
            <w:vAlign w:val="bottom"/>
            <w:hideMark/>
          </w:tcPr>
          <w:p w14:paraId="166FC175"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4,7µF</w:t>
            </w:r>
          </w:p>
        </w:tc>
        <w:tc>
          <w:tcPr>
            <w:tcW w:w="1200" w:type="dxa"/>
            <w:tcBorders>
              <w:top w:val="nil"/>
              <w:left w:val="nil"/>
              <w:bottom w:val="nil"/>
              <w:right w:val="nil"/>
            </w:tcBorders>
            <w:shd w:val="clear" w:color="auto" w:fill="auto"/>
            <w:noWrap/>
            <w:vAlign w:val="bottom"/>
            <w:hideMark/>
          </w:tcPr>
          <w:p w14:paraId="585D753A"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133-5646</w:t>
            </w:r>
          </w:p>
        </w:tc>
        <w:tc>
          <w:tcPr>
            <w:tcW w:w="1200" w:type="dxa"/>
            <w:tcBorders>
              <w:top w:val="nil"/>
              <w:left w:val="nil"/>
              <w:bottom w:val="nil"/>
              <w:right w:val="nil"/>
            </w:tcBorders>
            <w:shd w:val="clear" w:color="auto" w:fill="auto"/>
            <w:noWrap/>
            <w:vAlign w:val="bottom"/>
            <w:hideMark/>
          </w:tcPr>
          <w:p w14:paraId="1467161A"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51C7A9BA"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25</w:t>
            </w:r>
          </w:p>
        </w:tc>
      </w:tr>
      <w:tr w:rsidR="0090673E" w:rsidRPr="0090673E" w14:paraId="0140EE78" w14:textId="77777777" w:rsidTr="0090673E">
        <w:trPr>
          <w:trHeight w:val="300"/>
        </w:trPr>
        <w:tc>
          <w:tcPr>
            <w:tcW w:w="1872" w:type="dxa"/>
            <w:gridSpan w:val="2"/>
            <w:tcBorders>
              <w:top w:val="nil"/>
              <w:left w:val="nil"/>
              <w:bottom w:val="nil"/>
              <w:right w:val="nil"/>
            </w:tcBorders>
            <w:shd w:val="clear" w:color="auto" w:fill="auto"/>
            <w:noWrap/>
            <w:vAlign w:val="bottom"/>
            <w:hideMark/>
          </w:tcPr>
          <w:p w14:paraId="3B141ABA"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Kondensator</w:t>
            </w:r>
          </w:p>
        </w:tc>
        <w:tc>
          <w:tcPr>
            <w:tcW w:w="1816" w:type="dxa"/>
            <w:tcBorders>
              <w:top w:val="nil"/>
              <w:left w:val="nil"/>
              <w:bottom w:val="nil"/>
              <w:right w:val="nil"/>
            </w:tcBorders>
            <w:shd w:val="clear" w:color="auto" w:fill="auto"/>
            <w:noWrap/>
            <w:vAlign w:val="bottom"/>
            <w:hideMark/>
          </w:tcPr>
          <w:p w14:paraId="0D52311B"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47pF</w:t>
            </w:r>
          </w:p>
        </w:tc>
        <w:tc>
          <w:tcPr>
            <w:tcW w:w="1200" w:type="dxa"/>
            <w:tcBorders>
              <w:top w:val="nil"/>
              <w:left w:val="nil"/>
              <w:bottom w:val="nil"/>
              <w:right w:val="nil"/>
            </w:tcBorders>
            <w:shd w:val="clear" w:color="auto" w:fill="auto"/>
            <w:noWrap/>
            <w:vAlign w:val="bottom"/>
            <w:hideMark/>
          </w:tcPr>
          <w:p w14:paraId="2532A2FD"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378-681</w:t>
            </w:r>
          </w:p>
        </w:tc>
        <w:tc>
          <w:tcPr>
            <w:tcW w:w="1200" w:type="dxa"/>
            <w:tcBorders>
              <w:top w:val="nil"/>
              <w:left w:val="nil"/>
              <w:bottom w:val="nil"/>
              <w:right w:val="nil"/>
            </w:tcBorders>
            <w:shd w:val="clear" w:color="auto" w:fill="auto"/>
            <w:noWrap/>
            <w:vAlign w:val="bottom"/>
            <w:hideMark/>
          </w:tcPr>
          <w:p w14:paraId="22A39702"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78E4EC0F"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25</w:t>
            </w:r>
          </w:p>
        </w:tc>
      </w:tr>
      <w:tr w:rsidR="0090673E" w:rsidRPr="0090673E" w14:paraId="7334293C" w14:textId="77777777" w:rsidTr="0090673E">
        <w:trPr>
          <w:trHeight w:val="300"/>
        </w:trPr>
        <w:tc>
          <w:tcPr>
            <w:tcW w:w="1872" w:type="dxa"/>
            <w:gridSpan w:val="2"/>
            <w:tcBorders>
              <w:top w:val="nil"/>
              <w:left w:val="nil"/>
              <w:bottom w:val="nil"/>
              <w:right w:val="nil"/>
            </w:tcBorders>
            <w:shd w:val="clear" w:color="auto" w:fill="auto"/>
            <w:noWrap/>
            <w:vAlign w:val="bottom"/>
            <w:hideMark/>
          </w:tcPr>
          <w:p w14:paraId="33091E2D"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Kondensator</w:t>
            </w:r>
          </w:p>
        </w:tc>
        <w:tc>
          <w:tcPr>
            <w:tcW w:w="1816" w:type="dxa"/>
            <w:tcBorders>
              <w:top w:val="nil"/>
              <w:left w:val="nil"/>
              <w:bottom w:val="nil"/>
              <w:right w:val="nil"/>
            </w:tcBorders>
            <w:shd w:val="clear" w:color="auto" w:fill="auto"/>
            <w:noWrap/>
            <w:vAlign w:val="bottom"/>
            <w:hideMark/>
          </w:tcPr>
          <w:p w14:paraId="7FD7811B"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47µF</w:t>
            </w:r>
          </w:p>
        </w:tc>
        <w:tc>
          <w:tcPr>
            <w:tcW w:w="1200" w:type="dxa"/>
            <w:tcBorders>
              <w:top w:val="nil"/>
              <w:left w:val="nil"/>
              <w:bottom w:val="nil"/>
              <w:right w:val="nil"/>
            </w:tcBorders>
            <w:shd w:val="clear" w:color="auto" w:fill="auto"/>
            <w:noWrap/>
            <w:vAlign w:val="bottom"/>
            <w:hideMark/>
          </w:tcPr>
          <w:p w14:paraId="0980EF92"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215-8439</w:t>
            </w:r>
          </w:p>
        </w:tc>
        <w:tc>
          <w:tcPr>
            <w:tcW w:w="1200" w:type="dxa"/>
            <w:tcBorders>
              <w:top w:val="nil"/>
              <w:left w:val="nil"/>
              <w:bottom w:val="nil"/>
              <w:right w:val="nil"/>
            </w:tcBorders>
            <w:shd w:val="clear" w:color="auto" w:fill="auto"/>
            <w:noWrap/>
            <w:vAlign w:val="bottom"/>
            <w:hideMark/>
          </w:tcPr>
          <w:p w14:paraId="32736E8F"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11653879"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10</w:t>
            </w:r>
          </w:p>
        </w:tc>
      </w:tr>
      <w:tr w:rsidR="0090673E" w:rsidRPr="0090673E" w14:paraId="0B1BDAA2" w14:textId="77777777" w:rsidTr="0090673E">
        <w:trPr>
          <w:trHeight w:val="300"/>
        </w:trPr>
        <w:tc>
          <w:tcPr>
            <w:tcW w:w="1726" w:type="dxa"/>
            <w:tcBorders>
              <w:top w:val="nil"/>
              <w:left w:val="nil"/>
              <w:bottom w:val="nil"/>
              <w:right w:val="nil"/>
            </w:tcBorders>
            <w:shd w:val="clear" w:color="auto" w:fill="auto"/>
            <w:noWrap/>
            <w:vAlign w:val="bottom"/>
            <w:hideMark/>
          </w:tcPr>
          <w:p w14:paraId="331ED43D"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Widerstand</w:t>
            </w:r>
          </w:p>
        </w:tc>
        <w:tc>
          <w:tcPr>
            <w:tcW w:w="146" w:type="dxa"/>
            <w:tcBorders>
              <w:top w:val="nil"/>
              <w:left w:val="nil"/>
              <w:bottom w:val="nil"/>
              <w:right w:val="nil"/>
            </w:tcBorders>
            <w:shd w:val="clear" w:color="auto" w:fill="auto"/>
            <w:noWrap/>
            <w:vAlign w:val="bottom"/>
            <w:hideMark/>
          </w:tcPr>
          <w:p w14:paraId="40C1024D" w14:textId="77777777" w:rsidR="0090673E" w:rsidRPr="0090673E" w:rsidRDefault="0090673E" w:rsidP="0090673E">
            <w:pPr>
              <w:spacing w:line="240" w:lineRule="auto"/>
              <w:rPr>
                <w:rFonts w:ascii="Calibri" w:eastAsia="Times New Roman" w:hAnsi="Calibri" w:cs="Calibri"/>
                <w:color w:val="000000"/>
                <w:lang w:eastAsia="de-AT"/>
              </w:rPr>
            </w:pPr>
          </w:p>
        </w:tc>
        <w:tc>
          <w:tcPr>
            <w:tcW w:w="1816" w:type="dxa"/>
            <w:tcBorders>
              <w:top w:val="nil"/>
              <w:left w:val="nil"/>
              <w:bottom w:val="nil"/>
              <w:right w:val="nil"/>
            </w:tcBorders>
            <w:shd w:val="clear" w:color="auto" w:fill="auto"/>
            <w:noWrap/>
            <w:vAlign w:val="bottom"/>
            <w:hideMark/>
          </w:tcPr>
          <w:p w14:paraId="47820B28"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29,4kOhm</w:t>
            </w:r>
          </w:p>
        </w:tc>
        <w:tc>
          <w:tcPr>
            <w:tcW w:w="1200" w:type="dxa"/>
            <w:tcBorders>
              <w:top w:val="nil"/>
              <w:left w:val="nil"/>
              <w:bottom w:val="nil"/>
              <w:right w:val="nil"/>
            </w:tcBorders>
            <w:shd w:val="clear" w:color="auto" w:fill="auto"/>
            <w:noWrap/>
            <w:vAlign w:val="bottom"/>
            <w:hideMark/>
          </w:tcPr>
          <w:p w14:paraId="62F2C66F"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215-4058</w:t>
            </w:r>
          </w:p>
        </w:tc>
        <w:tc>
          <w:tcPr>
            <w:tcW w:w="1200" w:type="dxa"/>
            <w:tcBorders>
              <w:top w:val="nil"/>
              <w:left w:val="nil"/>
              <w:bottom w:val="nil"/>
              <w:right w:val="nil"/>
            </w:tcBorders>
            <w:shd w:val="clear" w:color="auto" w:fill="auto"/>
            <w:noWrap/>
            <w:vAlign w:val="bottom"/>
            <w:hideMark/>
          </w:tcPr>
          <w:p w14:paraId="16B3866A"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00384E2E"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10</w:t>
            </w:r>
          </w:p>
        </w:tc>
      </w:tr>
      <w:tr w:rsidR="0090673E" w:rsidRPr="0090673E" w14:paraId="23E94F53" w14:textId="77777777" w:rsidTr="0090673E">
        <w:trPr>
          <w:trHeight w:val="300"/>
        </w:trPr>
        <w:tc>
          <w:tcPr>
            <w:tcW w:w="1726" w:type="dxa"/>
            <w:tcBorders>
              <w:top w:val="nil"/>
              <w:left w:val="nil"/>
              <w:bottom w:val="nil"/>
              <w:right w:val="nil"/>
            </w:tcBorders>
            <w:shd w:val="clear" w:color="auto" w:fill="auto"/>
            <w:noWrap/>
            <w:vAlign w:val="bottom"/>
            <w:hideMark/>
          </w:tcPr>
          <w:p w14:paraId="469F3ADD"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Widerstand</w:t>
            </w:r>
          </w:p>
        </w:tc>
        <w:tc>
          <w:tcPr>
            <w:tcW w:w="146" w:type="dxa"/>
            <w:tcBorders>
              <w:top w:val="nil"/>
              <w:left w:val="nil"/>
              <w:bottom w:val="nil"/>
              <w:right w:val="nil"/>
            </w:tcBorders>
            <w:shd w:val="clear" w:color="auto" w:fill="auto"/>
            <w:noWrap/>
            <w:vAlign w:val="bottom"/>
            <w:hideMark/>
          </w:tcPr>
          <w:p w14:paraId="65A21979" w14:textId="77777777" w:rsidR="0090673E" w:rsidRPr="0090673E" w:rsidRDefault="0090673E" w:rsidP="0090673E">
            <w:pPr>
              <w:spacing w:line="240" w:lineRule="auto"/>
              <w:rPr>
                <w:rFonts w:ascii="Calibri" w:eastAsia="Times New Roman" w:hAnsi="Calibri" w:cs="Calibri"/>
                <w:color w:val="000000"/>
                <w:lang w:eastAsia="de-AT"/>
              </w:rPr>
            </w:pPr>
          </w:p>
        </w:tc>
        <w:tc>
          <w:tcPr>
            <w:tcW w:w="1816" w:type="dxa"/>
            <w:tcBorders>
              <w:top w:val="nil"/>
              <w:left w:val="nil"/>
              <w:bottom w:val="nil"/>
              <w:right w:val="nil"/>
            </w:tcBorders>
            <w:shd w:val="clear" w:color="auto" w:fill="auto"/>
            <w:noWrap/>
            <w:vAlign w:val="bottom"/>
            <w:hideMark/>
          </w:tcPr>
          <w:p w14:paraId="16B828C7"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3,24kOhm</w:t>
            </w:r>
          </w:p>
        </w:tc>
        <w:tc>
          <w:tcPr>
            <w:tcW w:w="1200" w:type="dxa"/>
            <w:tcBorders>
              <w:top w:val="nil"/>
              <w:left w:val="nil"/>
              <w:bottom w:val="nil"/>
              <w:right w:val="nil"/>
            </w:tcBorders>
            <w:shd w:val="clear" w:color="auto" w:fill="auto"/>
            <w:noWrap/>
            <w:vAlign w:val="bottom"/>
            <w:hideMark/>
          </w:tcPr>
          <w:p w14:paraId="32010A66"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197-8309</w:t>
            </w:r>
          </w:p>
        </w:tc>
        <w:tc>
          <w:tcPr>
            <w:tcW w:w="1200" w:type="dxa"/>
            <w:tcBorders>
              <w:top w:val="nil"/>
              <w:left w:val="nil"/>
              <w:bottom w:val="nil"/>
              <w:right w:val="nil"/>
            </w:tcBorders>
            <w:shd w:val="clear" w:color="auto" w:fill="auto"/>
            <w:noWrap/>
            <w:vAlign w:val="bottom"/>
            <w:hideMark/>
          </w:tcPr>
          <w:p w14:paraId="6CF8B60E"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1C6D3079"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100</w:t>
            </w:r>
          </w:p>
        </w:tc>
      </w:tr>
      <w:tr w:rsidR="0090673E" w:rsidRPr="0090673E" w14:paraId="7B154A5C" w14:textId="77777777" w:rsidTr="0090673E">
        <w:trPr>
          <w:trHeight w:val="300"/>
        </w:trPr>
        <w:tc>
          <w:tcPr>
            <w:tcW w:w="1726" w:type="dxa"/>
            <w:tcBorders>
              <w:top w:val="nil"/>
              <w:left w:val="nil"/>
              <w:bottom w:val="nil"/>
              <w:right w:val="nil"/>
            </w:tcBorders>
            <w:shd w:val="clear" w:color="auto" w:fill="auto"/>
            <w:noWrap/>
            <w:vAlign w:val="bottom"/>
            <w:hideMark/>
          </w:tcPr>
          <w:p w14:paraId="4894F3ED"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Widerstand</w:t>
            </w:r>
          </w:p>
        </w:tc>
        <w:tc>
          <w:tcPr>
            <w:tcW w:w="146" w:type="dxa"/>
            <w:tcBorders>
              <w:top w:val="nil"/>
              <w:left w:val="nil"/>
              <w:bottom w:val="nil"/>
              <w:right w:val="nil"/>
            </w:tcBorders>
            <w:shd w:val="clear" w:color="auto" w:fill="auto"/>
            <w:noWrap/>
            <w:vAlign w:val="bottom"/>
            <w:hideMark/>
          </w:tcPr>
          <w:p w14:paraId="155E9D99" w14:textId="77777777" w:rsidR="0090673E" w:rsidRPr="0090673E" w:rsidRDefault="0090673E" w:rsidP="0090673E">
            <w:pPr>
              <w:spacing w:line="240" w:lineRule="auto"/>
              <w:rPr>
                <w:rFonts w:ascii="Calibri" w:eastAsia="Times New Roman" w:hAnsi="Calibri" w:cs="Calibri"/>
                <w:color w:val="000000"/>
                <w:lang w:eastAsia="de-AT"/>
              </w:rPr>
            </w:pPr>
          </w:p>
        </w:tc>
        <w:tc>
          <w:tcPr>
            <w:tcW w:w="1816" w:type="dxa"/>
            <w:tcBorders>
              <w:top w:val="nil"/>
              <w:left w:val="nil"/>
              <w:bottom w:val="nil"/>
              <w:right w:val="nil"/>
            </w:tcBorders>
            <w:shd w:val="clear" w:color="auto" w:fill="auto"/>
            <w:noWrap/>
            <w:vAlign w:val="bottom"/>
            <w:hideMark/>
          </w:tcPr>
          <w:p w14:paraId="69D0A988"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2kOhm</w:t>
            </w:r>
          </w:p>
        </w:tc>
        <w:tc>
          <w:tcPr>
            <w:tcW w:w="1200" w:type="dxa"/>
            <w:tcBorders>
              <w:top w:val="nil"/>
              <w:left w:val="nil"/>
              <w:bottom w:val="nil"/>
              <w:right w:val="nil"/>
            </w:tcBorders>
            <w:shd w:val="clear" w:color="auto" w:fill="auto"/>
            <w:noWrap/>
            <w:vAlign w:val="bottom"/>
            <w:hideMark/>
          </w:tcPr>
          <w:p w14:paraId="0504B408" w14:textId="77777777" w:rsidR="0090673E" w:rsidRPr="0090673E" w:rsidRDefault="0090673E" w:rsidP="0090673E">
            <w:pPr>
              <w:spacing w:line="240" w:lineRule="auto"/>
              <w:rPr>
                <w:rFonts w:ascii="Calibri" w:eastAsia="Times New Roman" w:hAnsi="Calibri" w:cs="Calibri"/>
                <w:color w:val="000000"/>
                <w:lang w:eastAsia="de-AT"/>
              </w:rPr>
            </w:pPr>
            <w:r w:rsidRPr="0090673E">
              <w:rPr>
                <w:rFonts w:ascii="Calibri" w:eastAsia="Times New Roman" w:hAnsi="Calibri" w:cs="Calibri"/>
                <w:color w:val="000000"/>
                <w:lang w:eastAsia="de-AT"/>
              </w:rPr>
              <w:t>901-3727</w:t>
            </w:r>
          </w:p>
        </w:tc>
        <w:tc>
          <w:tcPr>
            <w:tcW w:w="1200" w:type="dxa"/>
            <w:tcBorders>
              <w:top w:val="nil"/>
              <w:left w:val="nil"/>
              <w:bottom w:val="nil"/>
              <w:right w:val="nil"/>
            </w:tcBorders>
            <w:shd w:val="clear" w:color="auto" w:fill="auto"/>
            <w:noWrap/>
            <w:vAlign w:val="bottom"/>
            <w:hideMark/>
          </w:tcPr>
          <w:p w14:paraId="207B406B" w14:textId="77777777" w:rsidR="0090673E" w:rsidRPr="0090673E" w:rsidRDefault="0090673E" w:rsidP="0090673E">
            <w:pPr>
              <w:spacing w:line="240" w:lineRule="auto"/>
              <w:rPr>
                <w:rFonts w:ascii="Calibri" w:eastAsia="Times New Roman" w:hAnsi="Calibri" w:cs="Calibri"/>
                <w:color w:val="000000"/>
                <w:lang w:eastAsia="de-AT"/>
              </w:rPr>
            </w:pPr>
          </w:p>
        </w:tc>
        <w:tc>
          <w:tcPr>
            <w:tcW w:w="1200" w:type="dxa"/>
            <w:tcBorders>
              <w:top w:val="nil"/>
              <w:left w:val="nil"/>
              <w:bottom w:val="nil"/>
              <w:right w:val="nil"/>
            </w:tcBorders>
            <w:shd w:val="clear" w:color="auto" w:fill="auto"/>
            <w:noWrap/>
            <w:vAlign w:val="bottom"/>
            <w:hideMark/>
          </w:tcPr>
          <w:p w14:paraId="3363147A" w14:textId="77777777" w:rsidR="0090673E" w:rsidRPr="0090673E" w:rsidRDefault="0090673E" w:rsidP="0090673E">
            <w:pPr>
              <w:spacing w:line="240" w:lineRule="auto"/>
              <w:jc w:val="right"/>
              <w:rPr>
                <w:rFonts w:ascii="Calibri" w:eastAsia="Times New Roman" w:hAnsi="Calibri" w:cs="Calibri"/>
                <w:color w:val="000000"/>
                <w:lang w:eastAsia="de-AT"/>
              </w:rPr>
            </w:pPr>
            <w:r w:rsidRPr="0090673E">
              <w:rPr>
                <w:rFonts w:ascii="Calibri" w:eastAsia="Times New Roman" w:hAnsi="Calibri" w:cs="Calibri"/>
                <w:color w:val="000000"/>
                <w:lang w:eastAsia="de-AT"/>
              </w:rPr>
              <w:t>100</w:t>
            </w:r>
          </w:p>
        </w:tc>
      </w:tr>
    </w:tbl>
    <w:p w14:paraId="1FB4CC69" w14:textId="1A4E19E2" w:rsidR="0090673E" w:rsidRDefault="0090673E" w:rsidP="0090673E">
      <w:pPr>
        <w:pStyle w:val="Untertitel"/>
      </w:pPr>
      <w:r>
        <w:t>Abb. Bestellte Bauteile des Entwicklerboards bei der Firma RS-Components</w:t>
      </w:r>
    </w:p>
    <w:p w14:paraId="414C5B62" w14:textId="1A97F331" w:rsidR="0090673E" w:rsidRDefault="0090673E" w:rsidP="0090673E">
      <w:pPr>
        <w:rPr>
          <w:rFonts w:cstheme="minorHAnsi"/>
        </w:rPr>
      </w:pPr>
      <w:r>
        <w:rPr>
          <w:rFonts w:cstheme="minorHAnsi"/>
        </w:rPr>
        <w:t>Die</w:t>
      </w:r>
      <w:r w:rsidR="0052615A">
        <w:rPr>
          <w:rFonts w:cstheme="minorHAnsi"/>
        </w:rPr>
        <w:t xml:space="preserve"> bereits</w:t>
      </w:r>
      <w:r>
        <w:rPr>
          <w:rFonts w:cstheme="minorHAnsi"/>
        </w:rPr>
        <w:t xml:space="preserve"> überprüften Bauteile waren </w:t>
      </w:r>
      <w:r w:rsidR="0052615A">
        <w:rPr>
          <w:rFonts w:cstheme="minorHAnsi"/>
        </w:rPr>
        <w:t>vorhanden und konnten dementsprechend bestellt werden.</w:t>
      </w:r>
    </w:p>
    <w:p w14:paraId="525971E5" w14:textId="4C7348E4" w:rsidR="00506692" w:rsidRDefault="00506692" w:rsidP="0090673E">
      <w:pPr>
        <w:rPr>
          <w:rFonts w:cstheme="minorHAnsi"/>
        </w:rPr>
      </w:pPr>
    </w:p>
    <w:p w14:paraId="7DC01F7A" w14:textId="77777777" w:rsidR="00506692" w:rsidRPr="0090673E" w:rsidRDefault="00506692" w:rsidP="0090673E"/>
    <w:p w14:paraId="70F51BA3" w14:textId="1AD7F58C" w:rsidR="00497E33" w:rsidRDefault="009950A9" w:rsidP="00497E33">
      <w:pPr>
        <w:pStyle w:val="berschrift1"/>
      </w:pPr>
      <w:r>
        <w:t>2</w:t>
      </w:r>
      <w:r w:rsidR="00497E33">
        <w:t>.21.</w:t>
      </w:r>
      <w:r w:rsidR="003C3A52">
        <w:t>5</w:t>
      </w:r>
      <w:r w:rsidR="00497E33">
        <w:t xml:space="preserve"> Dimensionierung</w:t>
      </w:r>
    </w:p>
    <w:p w14:paraId="69F3C5F6" w14:textId="47FE60DC" w:rsidR="003368E0" w:rsidRDefault="003368E0" w:rsidP="003368E0"/>
    <w:p w14:paraId="04D6A062" w14:textId="3BEB242F" w:rsidR="003368E0" w:rsidRDefault="003368E0" w:rsidP="003368E0">
      <w:r>
        <w:t xml:space="preserve">Die Dimensionierung ist, wie Das Gesamt Layout, in Teilbereiche gegliedert. Die Teilbereiche sind die </w:t>
      </w:r>
      <w:proofErr w:type="spellStart"/>
      <w:r>
        <w:t>Relaischaltung</w:t>
      </w:r>
      <w:proofErr w:type="spellEnd"/>
      <w:r>
        <w:t>. Die Dimensionierung der DC-DC Wandler ist in dem Verzeichnis fliegender Aufbau -&gt; Dimensionierung beschrieben. Einige Änderungen wurden dennoch vorgenommen, weshalb die</w:t>
      </w:r>
      <w:r w:rsidR="003449B8">
        <w:t xml:space="preserve"> Änderungen in der</w:t>
      </w:r>
      <w:r>
        <w:t xml:space="preserve"> </w:t>
      </w:r>
      <w:r w:rsidR="003449B8">
        <w:t xml:space="preserve">Dimensionierung des Entwicklerboards noch erwähnt werden. </w:t>
      </w:r>
    </w:p>
    <w:p w14:paraId="46D7F684" w14:textId="6618FED1" w:rsidR="003449B8" w:rsidRDefault="003449B8" w:rsidP="003368E0"/>
    <w:p w14:paraId="67F48219" w14:textId="2D21234C" w:rsidR="003449B8" w:rsidRDefault="003449B8" w:rsidP="003449B8">
      <w:pPr>
        <w:pStyle w:val="berschrift1"/>
      </w:pPr>
      <w:r>
        <w:t>Dimensionierung des DC-DC-Wandlers</w:t>
      </w:r>
    </w:p>
    <w:p w14:paraId="6B53F3D9" w14:textId="0EBEB27D" w:rsidR="003449B8" w:rsidRDefault="003449B8" w:rsidP="003449B8"/>
    <w:p w14:paraId="44D21331" w14:textId="312BE7AB" w:rsidR="003449B8" w:rsidRDefault="003449B8" w:rsidP="003449B8">
      <w:r>
        <w:t>Für die Übersicht wird nochmal das Layout beider DC-DC-Wandler dargestellt.</w:t>
      </w:r>
    </w:p>
    <w:p w14:paraId="7C634C88" w14:textId="087BED34" w:rsidR="003449B8" w:rsidRDefault="003449B8" w:rsidP="003449B8"/>
    <w:p w14:paraId="51D1F731" w14:textId="77777777" w:rsidR="003449B8" w:rsidRDefault="003449B8" w:rsidP="003449B8"/>
    <w:p w14:paraId="75A6A60A" w14:textId="555E82C5" w:rsidR="003449B8" w:rsidRDefault="003449B8" w:rsidP="003449B8">
      <w:r>
        <w:rPr>
          <w:noProof/>
        </w:rPr>
        <w:drawing>
          <wp:anchor distT="0" distB="0" distL="114300" distR="114300" simplePos="0" relativeHeight="251774976" behindDoc="0" locked="0" layoutInCell="1" allowOverlap="1" wp14:anchorId="20652555" wp14:editId="6355E061">
            <wp:simplePos x="0" y="0"/>
            <wp:positionH relativeFrom="margin">
              <wp:posOffset>0</wp:posOffset>
            </wp:positionH>
            <wp:positionV relativeFrom="paragraph">
              <wp:posOffset>154305</wp:posOffset>
            </wp:positionV>
            <wp:extent cx="5760720" cy="3763010"/>
            <wp:effectExtent l="0" t="0" r="0" b="889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763010"/>
                    </a:xfrm>
                    <a:prstGeom prst="rect">
                      <a:avLst/>
                    </a:prstGeom>
                  </pic:spPr>
                </pic:pic>
              </a:graphicData>
            </a:graphic>
          </wp:anchor>
        </w:drawing>
      </w:r>
    </w:p>
    <w:p w14:paraId="3D69C8BF" w14:textId="2BF9FFE9" w:rsidR="003449B8" w:rsidRDefault="003449B8" w:rsidP="003449B8">
      <w:pPr>
        <w:pStyle w:val="Untertitel"/>
      </w:pPr>
      <w:r>
        <w:t>Abb. Layout der beiden DC-DC-Wandler</w:t>
      </w:r>
    </w:p>
    <w:p w14:paraId="30DB59FF" w14:textId="51EC34DD" w:rsidR="003449B8" w:rsidRPr="003449B8" w:rsidRDefault="003449B8" w:rsidP="003449B8">
      <w:r>
        <w:t xml:space="preserve">Die Änderungen </w:t>
      </w:r>
      <w:r w:rsidR="003D6C97">
        <w:t>gegenüber dem fliegenden Aufbau</w:t>
      </w:r>
      <w:r>
        <w:t xml:space="preserve"> sind die Stützkondensatoren. </w:t>
      </w:r>
      <w:r w:rsidR="003D6C97">
        <w:t xml:space="preserve">Die Stützkondensatoren C5 und C6 sind 0,01µF groß. Diese sollten aufgrund der typischen Anwendungsschaltung (siehe Abb. </w:t>
      </w:r>
      <w:r w:rsidR="003D6C97">
        <w:t>Typische Anwendungsschaltung für den DC-DC-Wandler (TPS54331). In diesem Beispiel mit einer Ausgangsspannung von 3.3V und einen max. Ausgangsstrom von 3A.</w:t>
      </w:r>
      <w:r w:rsidR="003D6C97">
        <w:t xml:space="preserve">) bestehen bleiben. Außerdem wurden die Widerstände R9, R10, R11 und R12 des Spannungsteilers geändert. Das GND Symbol </w:t>
      </w:r>
      <w:r w:rsidR="00B82355">
        <w:t xml:space="preserve">auf den PIN 7 des </w:t>
      </w:r>
      <w:proofErr w:type="spellStart"/>
      <w:proofErr w:type="gramStart"/>
      <w:r w:rsidR="00B82355">
        <w:t>IC’s</w:t>
      </w:r>
      <w:proofErr w:type="spellEnd"/>
      <w:proofErr w:type="gramEnd"/>
      <w:r w:rsidR="00B82355">
        <w:t xml:space="preserve"> (TPS54331) ist diesmal vorhanden. </w:t>
      </w:r>
    </w:p>
    <w:p w14:paraId="248E3EDB" w14:textId="5307165C" w:rsidR="00497E33" w:rsidRDefault="00497E33" w:rsidP="00497E33">
      <w:pPr>
        <w:pStyle w:val="berschrift1"/>
      </w:pPr>
    </w:p>
    <w:p w14:paraId="35F827E0" w14:textId="51239D08" w:rsidR="00497E33" w:rsidRDefault="00497E33" w:rsidP="00497E33">
      <w:pPr>
        <w:pStyle w:val="berschrift1"/>
      </w:pPr>
      <w:r>
        <w:t>2.21.7 PCB-Design</w:t>
      </w:r>
    </w:p>
    <w:p w14:paraId="5E4C0DCD" w14:textId="26BA5FC5" w:rsidR="00497E33" w:rsidRDefault="00497E33" w:rsidP="00497E33"/>
    <w:p w14:paraId="56F8CA6D" w14:textId="77777777" w:rsidR="00497E33" w:rsidRPr="00497E33" w:rsidRDefault="00497E33" w:rsidP="00497E33"/>
    <w:p w14:paraId="2EC2E0C9" w14:textId="4892C724" w:rsidR="00497E33" w:rsidRDefault="00497E33" w:rsidP="00497E33">
      <w:pPr>
        <w:pStyle w:val="berschrift1"/>
      </w:pPr>
      <w:r>
        <w:t>2.21.8 Inbetriebnahme</w:t>
      </w:r>
    </w:p>
    <w:p w14:paraId="01BADF4F" w14:textId="79158681" w:rsidR="00DA0B12" w:rsidRDefault="00DA0B12" w:rsidP="00DA0B12"/>
    <w:p w14:paraId="49D5F488" w14:textId="3A33A5B1" w:rsidR="00DA0B12" w:rsidRPr="00DA0B12" w:rsidRDefault="00DA0B12" w:rsidP="00DA0B12">
      <w:r>
        <w:t>(</w:t>
      </w:r>
      <w:r>
        <w:rPr>
          <w:rFonts w:cstheme="minorHAnsi"/>
        </w:rPr>
        <w:t>in Bearbeitung</w:t>
      </w:r>
      <w:r>
        <w:t>)</w:t>
      </w:r>
    </w:p>
    <w:p w14:paraId="11F84773" w14:textId="3C12067E" w:rsidR="00497E33" w:rsidRDefault="00497E33" w:rsidP="00497E33">
      <w:pPr>
        <w:pStyle w:val="berschrift1"/>
      </w:pPr>
      <w:r>
        <w:t>2.21.9 Messungen</w:t>
      </w:r>
    </w:p>
    <w:p w14:paraId="183FF717" w14:textId="68F6F177" w:rsidR="00DA0B12" w:rsidRDefault="00DA0B12" w:rsidP="00DA0B12"/>
    <w:p w14:paraId="649A4057" w14:textId="24A9B044" w:rsidR="00DA0B12" w:rsidRPr="00DA0B12" w:rsidRDefault="00DA0B12" w:rsidP="00DA0B12">
      <w:r>
        <w:t>(</w:t>
      </w:r>
      <w:r>
        <w:rPr>
          <w:rFonts w:cstheme="minorHAnsi"/>
        </w:rPr>
        <w:t>in Bearbeitung</w:t>
      </w:r>
      <w:r>
        <w:t>)</w:t>
      </w:r>
    </w:p>
    <w:p w14:paraId="0CC5F2B5" w14:textId="224F65B2" w:rsidR="00497E33" w:rsidRDefault="00497E33" w:rsidP="00497E33">
      <w:pPr>
        <w:pStyle w:val="berschrift1"/>
      </w:pPr>
      <w:r>
        <w:t>2.21.10 Endergebnis</w:t>
      </w:r>
    </w:p>
    <w:p w14:paraId="5AFD3089" w14:textId="3E3BCD90" w:rsidR="00497E33" w:rsidRDefault="00497E33" w:rsidP="00076C5F">
      <w:pPr>
        <w:rPr>
          <w:rFonts w:cstheme="minorHAnsi"/>
        </w:rPr>
      </w:pPr>
    </w:p>
    <w:p w14:paraId="5CC86406" w14:textId="0BA5610D" w:rsidR="0041153F" w:rsidRPr="00497E33" w:rsidRDefault="00DA0B12" w:rsidP="00076C5F">
      <w:pPr>
        <w:rPr>
          <w:rFonts w:cstheme="minorHAnsi"/>
        </w:rPr>
      </w:pPr>
      <w:r>
        <w:rPr>
          <w:rFonts w:cstheme="minorHAnsi"/>
        </w:rPr>
        <w:lastRenderedPageBreak/>
        <w:t>(in Bearbeitung)</w:t>
      </w:r>
    </w:p>
    <w:p w14:paraId="429843D1" w14:textId="77777777" w:rsidR="00F76F89" w:rsidRPr="00497E33" w:rsidRDefault="00F76F89" w:rsidP="00076C5F">
      <w:pPr>
        <w:rPr>
          <w:rFonts w:cstheme="minorHAnsi"/>
        </w:rPr>
      </w:pPr>
    </w:p>
    <w:p w14:paraId="34CED863" w14:textId="5B0F9792" w:rsidR="00F42BFA" w:rsidRPr="00700C96" w:rsidRDefault="003F54E2" w:rsidP="00076C5F">
      <w:pPr>
        <w:rPr>
          <w:rFonts w:cstheme="minorHAnsi"/>
        </w:rPr>
      </w:pPr>
      <w:r w:rsidRPr="00700C96">
        <w:rPr>
          <w:rFonts w:cstheme="minorHAnsi"/>
        </w:rPr>
        <w:t>Fehlersuche (Fliegender Aufbau)</w:t>
      </w:r>
    </w:p>
    <w:p w14:paraId="65F656B1" w14:textId="7D885724" w:rsidR="003F54E2" w:rsidRPr="00700C96" w:rsidRDefault="003F54E2" w:rsidP="00076C5F">
      <w:pPr>
        <w:rPr>
          <w:rFonts w:cstheme="minorHAnsi"/>
        </w:rPr>
      </w:pPr>
    </w:p>
    <w:p w14:paraId="44E2C43F" w14:textId="6FC372A7" w:rsidR="003F54E2" w:rsidRPr="00700C96" w:rsidRDefault="003F54E2" w:rsidP="00076C5F">
      <w:pPr>
        <w:rPr>
          <w:rFonts w:cstheme="minorHAnsi"/>
        </w:rPr>
      </w:pPr>
      <w:r w:rsidRPr="00700C96">
        <w:rPr>
          <w:rFonts w:cstheme="minorHAnsi"/>
        </w:rPr>
        <w:t>Layout:</w:t>
      </w:r>
    </w:p>
    <w:p w14:paraId="38125719" w14:textId="32A4193F" w:rsidR="003F54E2" w:rsidRPr="00700C96" w:rsidRDefault="003F54E2" w:rsidP="00076C5F">
      <w:pPr>
        <w:rPr>
          <w:rFonts w:cstheme="minorHAnsi"/>
        </w:rPr>
      </w:pPr>
    </w:p>
    <w:p w14:paraId="5C696472" w14:textId="0F58EF78" w:rsidR="003F54E2" w:rsidRDefault="00AB35AC" w:rsidP="00076C5F">
      <w:pPr>
        <w:rPr>
          <w:rFonts w:cstheme="minorHAnsi"/>
        </w:rPr>
      </w:pPr>
      <w:r w:rsidRPr="00AB35AC">
        <w:rPr>
          <w:rFonts w:cstheme="minorHAnsi"/>
        </w:rPr>
        <w:t>Kondensator an C3 sollte 0.01µ</w:t>
      </w:r>
      <w:r>
        <w:rPr>
          <w:rFonts w:cstheme="minorHAnsi"/>
        </w:rPr>
        <w:t>F sein, da dieser für die Filterung hoher Frequenzen zuständig ist. In diesem Falle ist dieser Wert 4,7µF, weil dieser als Bypass Kondensator dient, obwohl die 2 benötigten schon integriert ist. Bedeutet einen zusätzlichen Kondensator.</w:t>
      </w:r>
    </w:p>
    <w:p w14:paraId="33BD21FD" w14:textId="5260FA36" w:rsidR="00700C96" w:rsidRDefault="00700C96" w:rsidP="00076C5F">
      <w:pPr>
        <w:rPr>
          <w:rFonts w:cstheme="minorHAnsi"/>
        </w:rPr>
      </w:pPr>
    </w:p>
    <w:p w14:paraId="6115A936" w14:textId="304BFDC3" w:rsidR="00700C96" w:rsidRDefault="00700C96" w:rsidP="00076C5F">
      <w:pPr>
        <w:rPr>
          <w:rFonts w:cstheme="minorHAnsi"/>
        </w:rPr>
      </w:pPr>
      <w:r>
        <w:rPr>
          <w:rFonts w:cstheme="minorHAnsi"/>
        </w:rPr>
        <w:t>GND Zeichen an Pin Vin vergessen.</w:t>
      </w:r>
    </w:p>
    <w:p w14:paraId="6E52E845" w14:textId="7DA59560" w:rsidR="00246220" w:rsidRDefault="00246220" w:rsidP="00076C5F">
      <w:pPr>
        <w:rPr>
          <w:rFonts w:cstheme="minorHAnsi"/>
        </w:rPr>
      </w:pPr>
    </w:p>
    <w:p w14:paraId="54607CE2" w14:textId="77F98D9B" w:rsidR="00246220" w:rsidRDefault="00246220" w:rsidP="00076C5F">
      <w:pPr>
        <w:rPr>
          <w:rFonts w:cstheme="minorHAnsi"/>
        </w:rPr>
      </w:pPr>
      <w:r>
        <w:rPr>
          <w:rFonts w:cstheme="minorHAnsi"/>
        </w:rPr>
        <w:t>PCB-Design:</w:t>
      </w:r>
    </w:p>
    <w:p w14:paraId="3BBA6799" w14:textId="79252ED2" w:rsidR="00246220" w:rsidRDefault="00246220" w:rsidP="00076C5F">
      <w:pPr>
        <w:rPr>
          <w:rFonts w:cstheme="minorHAnsi"/>
        </w:rPr>
      </w:pPr>
    </w:p>
    <w:p w14:paraId="2282311E" w14:textId="33A68D7D" w:rsidR="00246220" w:rsidRDefault="00246220" w:rsidP="00076C5F">
      <w:pPr>
        <w:rPr>
          <w:rFonts w:cstheme="minorHAnsi"/>
        </w:rPr>
      </w:pPr>
      <w:r>
        <w:rPr>
          <w:rFonts w:cstheme="minorHAnsi"/>
        </w:rPr>
        <w:t xml:space="preserve">Leiterbahnbreite nicht einberechnet. </w:t>
      </w:r>
    </w:p>
    <w:p w14:paraId="178EB993" w14:textId="19A0B29F" w:rsidR="00246220" w:rsidRDefault="00246220" w:rsidP="00076C5F">
      <w:pPr>
        <w:rPr>
          <w:rFonts w:cstheme="minorHAnsi"/>
        </w:rPr>
      </w:pPr>
      <w:proofErr w:type="spellStart"/>
      <w:r>
        <w:rPr>
          <w:rFonts w:cstheme="minorHAnsi"/>
        </w:rPr>
        <w:t>Gnd</w:t>
      </w:r>
      <w:proofErr w:type="spellEnd"/>
      <w:r>
        <w:rPr>
          <w:rFonts w:cstheme="minorHAnsi"/>
        </w:rPr>
        <w:t xml:space="preserve"> auf den VIN </w:t>
      </w:r>
      <w:proofErr w:type="spellStart"/>
      <w:r>
        <w:rPr>
          <w:rFonts w:cstheme="minorHAnsi"/>
        </w:rPr>
        <w:t>pin</w:t>
      </w:r>
      <w:proofErr w:type="spellEnd"/>
      <w:r>
        <w:rPr>
          <w:rFonts w:cstheme="minorHAnsi"/>
        </w:rPr>
        <w:t xml:space="preserve"> des </w:t>
      </w:r>
      <w:proofErr w:type="spellStart"/>
      <w:proofErr w:type="gramStart"/>
      <w:r>
        <w:rPr>
          <w:rFonts w:cstheme="minorHAnsi"/>
        </w:rPr>
        <w:t>IC’s</w:t>
      </w:r>
      <w:proofErr w:type="spellEnd"/>
      <w:proofErr w:type="gramEnd"/>
      <w:r>
        <w:rPr>
          <w:rFonts w:cstheme="minorHAnsi"/>
        </w:rPr>
        <w:t xml:space="preserve"> vergessen</w:t>
      </w:r>
    </w:p>
    <w:p w14:paraId="6DAF5227" w14:textId="77777777" w:rsidR="00D76401" w:rsidRPr="00AB35AC" w:rsidRDefault="00D76401" w:rsidP="00076C5F">
      <w:pPr>
        <w:rPr>
          <w:rFonts w:cstheme="minorHAnsi"/>
        </w:rPr>
      </w:pPr>
    </w:p>
    <w:p w14:paraId="74721F17" w14:textId="5A131310" w:rsidR="00D76401" w:rsidRPr="00AB35AC" w:rsidRDefault="00D76401" w:rsidP="00076C5F">
      <w:pPr>
        <w:rPr>
          <w:rFonts w:cstheme="minorHAnsi"/>
        </w:rPr>
      </w:pPr>
    </w:p>
    <w:p w14:paraId="6A131477" w14:textId="7B3B066C" w:rsidR="00076C5F" w:rsidRDefault="00076C5F" w:rsidP="00076C5F">
      <w:pPr>
        <w:rPr>
          <w:vertAlign w:val="superscript"/>
        </w:rPr>
      </w:pPr>
      <w:r>
        <w:rPr>
          <w:rFonts w:cstheme="minorHAnsi"/>
        </w:rPr>
        <w:t>Quellenverzeichnis:</w:t>
      </w:r>
      <w:r w:rsidRPr="00076C5F">
        <w:rPr>
          <w:vertAlign w:val="superscript"/>
        </w:rPr>
        <w:t xml:space="preserve"> </w:t>
      </w:r>
    </w:p>
    <w:p w14:paraId="7854B873" w14:textId="1E6D81A3" w:rsidR="00076C5F" w:rsidRDefault="00076C5F" w:rsidP="00076C5F">
      <w:pPr>
        <w:rPr>
          <w:rStyle w:val="Hyperlink"/>
        </w:rPr>
      </w:pPr>
      <w:r>
        <w:rPr>
          <w:vertAlign w:val="superscript"/>
        </w:rPr>
        <w:t xml:space="preserve">1 </w:t>
      </w:r>
      <w:r>
        <w:t xml:space="preserve">Quelle: </w:t>
      </w:r>
      <w:hyperlink r:id="rId74" w:history="1">
        <w:r w:rsidRPr="00593C08">
          <w:rPr>
            <w:rStyle w:val="Hyperlink"/>
          </w:rPr>
          <w:t>http://schmidt-walter-schaltnetzteile.de/snt/snt_deu/sntdeu2.pdf</w:t>
        </w:r>
      </w:hyperlink>
    </w:p>
    <w:p w14:paraId="653509CA" w14:textId="1CB46BDC" w:rsidR="00076C5F" w:rsidRDefault="00076C5F" w:rsidP="00076C5F">
      <w:r>
        <w:rPr>
          <w:vertAlign w:val="superscript"/>
        </w:rPr>
        <w:t xml:space="preserve">2 </w:t>
      </w:r>
      <w:r w:rsidRPr="00A004DD">
        <w:t>Quelle</w:t>
      </w:r>
      <w:r>
        <w:t xml:space="preserve">: </w:t>
      </w:r>
      <w:hyperlink r:id="rId75" w:history="1">
        <w:r w:rsidRPr="007D06CE">
          <w:rPr>
            <w:rStyle w:val="Hyperlink"/>
          </w:rPr>
          <w:t>https://de.wikipedia.org/wiki/Abw%C3%A4rtswandler</w:t>
        </w:r>
      </w:hyperlink>
    </w:p>
    <w:p w14:paraId="3EC56785" w14:textId="77777777" w:rsidR="00076C5F" w:rsidRPr="00A004DD" w:rsidRDefault="00076C5F" w:rsidP="00076C5F">
      <w:r>
        <w:rPr>
          <w:vertAlign w:val="superscript"/>
        </w:rPr>
        <w:t xml:space="preserve">3 </w:t>
      </w:r>
      <w:r w:rsidRPr="00A004DD">
        <w:t>Quelle</w:t>
      </w:r>
      <w:r>
        <w:t xml:space="preserve">: </w:t>
      </w:r>
      <w:hyperlink r:id="rId76" w:history="1">
        <w:r w:rsidRPr="007D06CE">
          <w:rPr>
            <w:rStyle w:val="Hyperlink"/>
          </w:rPr>
          <w:t>https://de.wikipedia.org/wiki/Abw%C3%A4rtswandler</w:t>
        </w:r>
      </w:hyperlink>
    </w:p>
    <w:p w14:paraId="3F2C88BA" w14:textId="68AFB1CB" w:rsidR="00076C5F" w:rsidRDefault="0080796D" w:rsidP="00076C5F">
      <w:pPr>
        <w:spacing w:line="240" w:lineRule="auto"/>
      </w:pPr>
      <w:r>
        <w:rPr>
          <w:vertAlign w:val="superscript"/>
        </w:rPr>
        <w:t>1</w:t>
      </w:r>
      <w:r w:rsidR="00076C5F">
        <w:rPr>
          <w:vertAlign w:val="superscript"/>
        </w:rPr>
        <w:t xml:space="preserve"> </w:t>
      </w:r>
      <w:r w:rsidR="00076C5F" w:rsidRPr="00A004DD">
        <w:t>Quelle</w:t>
      </w:r>
      <w:r w:rsidR="00076C5F">
        <w:t xml:space="preserve">: </w:t>
      </w:r>
      <w:hyperlink r:id="rId77" w:history="1">
        <w:r w:rsidR="00076C5F" w:rsidRPr="00DB2A56">
          <w:rPr>
            <w:rStyle w:val="Hyperlink"/>
          </w:rPr>
          <w:t>https://www.elektronik-kompendium.de/sites/bau/0201102.htm</w:t>
        </w:r>
      </w:hyperlink>
    </w:p>
    <w:p w14:paraId="53A4241E" w14:textId="582440F5" w:rsidR="00076C5F" w:rsidRDefault="00076C5F" w:rsidP="00076C5F">
      <w:pPr>
        <w:spacing w:line="240" w:lineRule="auto"/>
        <w:rPr>
          <w:ins w:id="51" w:author="Christian Fuchsberger" w:date="2022-02-24T10:45:00Z"/>
          <w:rFonts w:cstheme="minorHAnsi"/>
        </w:rPr>
      </w:pPr>
    </w:p>
    <w:p w14:paraId="1321C453" w14:textId="20E2E7A1" w:rsidR="008C3E9C" w:rsidRDefault="00AA12C6" w:rsidP="00076C5F">
      <w:pPr>
        <w:spacing w:line="240" w:lineRule="auto"/>
        <w:rPr>
          <w:rFonts w:cstheme="minorHAnsi"/>
        </w:rPr>
      </w:pPr>
      <w:r>
        <w:rPr>
          <w:rFonts w:cstheme="minorHAnsi"/>
        </w:rPr>
        <w:t>Abbildungsverzeichnis:</w:t>
      </w:r>
    </w:p>
    <w:p w14:paraId="3BDCDEBC" w14:textId="2359A492" w:rsidR="00AA12C6" w:rsidRDefault="00AA12C6" w:rsidP="00076C5F">
      <w:pPr>
        <w:spacing w:line="240" w:lineRule="auto"/>
        <w:rPr>
          <w:rFonts w:cstheme="minorHAnsi"/>
        </w:rPr>
      </w:pPr>
    </w:p>
    <w:p w14:paraId="410B3973" w14:textId="6990B124" w:rsidR="00AA12C6" w:rsidRDefault="00AA12C6" w:rsidP="00076C5F">
      <w:pPr>
        <w:spacing w:line="240" w:lineRule="auto"/>
        <w:rPr>
          <w:rFonts w:cstheme="minorHAnsi"/>
        </w:rPr>
      </w:pPr>
      <w:proofErr w:type="spellStart"/>
      <w:r>
        <w:rPr>
          <w:rFonts w:cstheme="minorHAnsi"/>
        </w:rPr>
        <w:t>Relai</w:t>
      </w:r>
      <w:proofErr w:type="spellEnd"/>
      <w:r>
        <w:rPr>
          <w:rFonts w:cstheme="minorHAnsi"/>
        </w:rPr>
        <w:t xml:space="preserve">: </w:t>
      </w:r>
      <w:hyperlink r:id="rId78" w:history="1">
        <w:r w:rsidRPr="008A2129">
          <w:rPr>
            <w:rStyle w:val="Hyperlink"/>
            <w:rFonts w:cstheme="minorHAnsi"/>
          </w:rPr>
          <w:t>https://draeger-it.blog/arduino-lektion-101-multifunktionales-shield-von-ywrobot/</w:t>
        </w:r>
      </w:hyperlink>
    </w:p>
    <w:p w14:paraId="14628798" w14:textId="23F11005" w:rsidR="00AA12C6" w:rsidRDefault="00C42C89" w:rsidP="00076C5F">
      <w:pPr>
        <w:spacing w:line="240" w:lineRule="auto"/>
        <w:rPr>
          <w:rFonts w:cstheme="minorHAnsi"/>
        </w:rPr>
      </w:pPr>
      <w:r>
        <w:rPr>
          <w:rFonts w:cstheme="minorHAnsi"/>
        </w:rPr>
        <w:t xml:space="preserve">MOSFET-Eigenschaften: </w:t>
      </w:r>
      <w:hyperlink r:id="rId79" w:history="1">
        <w:r w:rsidRPr="008A2129">
          <w:rPr>
            <w:rStyle w:val="Hyperlink"/>
            <w:rFonts w:cstheme="minorHAnsi"/>
          </w:rPr>
          <w:t>https://www.elektronik-kompendium.de/sites/bau/0510161.htm</w:t>
        </w:r>
      </w:hyperlink>
    </w:p>
    <w:p w14:paraId="7FF927F2" w14:textId="79D0F222" w:rsidR="00C42C89" w:rsidRDefault="00C42C89" w:rsidP="00076C5F">
      <w:pPr>
        <w:spacing w:line="240" w:lineRule="auto"/>
        <w:rPr>
          <w:rFonts w:cstheme="minorHAnsi"/>
        </w:rPr>
      </w:pPr>
      <w:r>
        <w:rPr>
          <w:rFonts w:cstheme="minorHAnsi"/>
        </w:rPr>
        <w:t xml:space="preserve">MOSFET-Aufbau: </w:t>
      </w:r>
      <w:hyperlink r:id="rId80" w:history="1">
        <w:r w:rsidRPr="008A2129">
          <w:rPr>
            <w:rStyle w:val="Hyperlink"/>
            <w:rFonts w:cstheme="minorHAnsi"/>
          </w:rPr>
          <w:t>https://studyflix.de/elektrotechnik/mosfet-2537</w:t>
        </w:r>
      </w:hyperlink>
    </w:p>
    <w:p w14:paraId="1D7422AD" w14:textId="77777777" w:rsidR="00C42C89" w:rsidRDefault="00C42C89" w:rsidP="00076C5F">
      <w:pPr>
        <w:spacing w:line="240" w:lineRule="auto"/>
        <w:rPr>
          <w:ins w:id="52" w:author="Christian Fuchsberger" w:date="2022-02-24T10:45:00Z"/>
          <w:rFonts w:cstheme="minorHAnsi"/>
        </w:rPr>
      </w:pPr>
    </w:p>
    <w:p w14:paraId="0A98B3A3" w14:textId="38263F8A" w:rsidR="008C3E9C" w:rsidRDefault="008C3E9C" w:rsidP="00076C5F">
      <w:pPr>
        <w:spacing w:line="240" w:lineRule="auto"/>
        <w:rPr>
          <w:ins w:id="53" w:author="Christian Fuchsberger" w:date="2022-02-24T10:45:00Z"/>
          <w:rFonts w:cstheme="minorHAnsi"/>
        </w:rPr>
      </w:pPr>
    </w:p>
    <w:p w14:paraId="7CEF0773" w14:textId="1A991E0C" w:rsidR="008C3E9C" w:rsidRDefault="007C3C39" w:rsidP="007C3C39">
      <w:pPr>
        <w:spacing w:line="240" w:lineRule="auto"/>
        <w:rPr>
          <w:rFonts w:cstheme="minorHAnsi"/>
        </w:rPr>
      </w:pPr>
      <w:r w:rsidRPr="007C3C39">
        <w:rPr>
          <w:rFonts w:cstheme="minorHAnsi"/>
        </w:rPr>
        <w:t xml:space="preserve">In Bearbeitung sind: </w:t>
      </w:r>
    </w:p>
    <w:p w14:paraId="7F227C63" w14:textId="690ACD7C" w:rsidR="007C3C39" w:rsidRDefault="007C3C39" w:rsidP="007C3C39">
      <w:pPr>
        <w:spacing w:line="240" w:lineRule="auto"/>
        <w:rPr>
          <w:rFonts w:cstheme="minorHAnsi"/>
        </w:rPr>
      </w:pPr>
    </w:p>
    <w:p w14:paraId="5E7A010F" w14:textId="0C88C976" w:rsidR="007C3C39" w:rsidRDefault="007C3C39" w:rsidP="007C3C39">
      <w:pPr>
        <w:pStyle w:val="Listenabsatz"/>
        <w:numPr>
          <w:ilvl w:val="0"/>
          <w:numId w:val="12"/>
        </w:numPr>
        <w:spacing w:line="240" w:lineRule="auto"/>
        <w:rPr>
          <w:rFonts w:cstheme="minorHAnsi"/>
        </w:rPr>
      </w:pPr>
      <w:r>
        <w:rPr>
          <w:rFonts w:cstheme="minorHAnsi"/>
        </w:rPr>
        <w:t>Fliegender Aufbau -&gt; Inbetriebnahme</w:t>
      </w:r>
    </w:p>
    <w:p w14:paraId="76A577AD" w14:textId="0DCCE3F7" w:rsidR="007C3C39" w:rsidRDefault="007C3C39" w:rsidP="007C3C39">
      <w:pPr>
        <w:pStyle w:val="Listenabsatz"/>
        <w:numPr>
          <w:ilvl w:val="0"/>
          <w:numId w:val="12"/>
        </w:numPr>
        <w:spacing w:line="240" w:lineRule="auto"/>
        <w:rPr>
          <w:rFonts w:cstheme="minorHAnsi"/>
        </w:rPr>
      </w:pPr>
      <w:r>
        <w:rPr>
          <w:rFonts w:cstheme="minorHAnsi"/>
        </w:rPr>
        <w:t>Fliegender Aufbau -&gt;</w:t>
      </w:r>
      <w:r>
        <w:rPr>
          <w:rFonts w:cstheme="minorHAnsi"/>
        </w:rPr>
        <w:t xml:space="preserve"> Messungen</w:t>
      </w:r>
    </w:p>
    <w:p w14:paraId="08523734" w14:textId="3D4D58BE" w:rsidR="007C3C39" w:rsidRDefault="00E85BA1" w:rsidP="007C3C39">
      <w:pPr>
        <w:pStyle w:val="Listenabsatz"/>
        <w:numPr>
          <w:ilvl w:val="0"/>
          <w:numId w:val="12"/>
        </w:numPr>
        <w:spacing w:line="240" w:lineRule="auto"/>
        <w:rPr>
          <w:rFonts w:cstheme="minorHAnsi"/>
        </w:rPr>
      </w:pPr>
      <w:r>
        <w:rPr>
          <w:rFonts w:cstheme="minorHAnsi"/>
        </w:rPr>
        <w:t xml:space="preserve">Entwicklerboard -&gt; Maße der Bauteile </w:t>
      </w:r>
    </w:p>
    <w:p w14:paraId="5B52544D" w14:textId="2DCB85A0" w:rsidR="00E85BA1" w:rsidRDefault="00E85BA1" w:rsidP="007C3C39">
      <w:pPr>
        <w:pStyle w:val="Listenabsatz"/>
        <w:numPr>
          <w:ilvl w:val="0"/>
          <w:numId w:val="12"/>
        </w:numPr>
        <w:spacing w:line="240" w:lineRule="auto"/>
        <w:rPr>
          <w:rFonts w:cstheme="minorHAnsi"/>
        </w:rPr>
      </w:pPr>
      <w:r>
        <w:rPr>
          <w:rFonts w:cstheme="minorHAnsi"/>
        </w:rPr>
        <w:t>Fehlersuche</w:t>
      </w:r>
    </w:p>
    <w:p w14:paraId="600C0776" w14:textId="77777777" w:rsidR="00E85BA1" w:rsidRPr="00E85BA1" w:rsidRDefault="00E85BA1" w:rsidP="00E85BA1">
      <w:pPr>
        <w:pStyle w:val="Listenabsatz"/>
        <w:numPr>
          <w:ilvl w:val="0"/>
          <w:numId w:val="12"/>
        </w:numPr>
        <w:spacing w:line="240" w:lineRule="auto"/>
        <w:rPr>
          <w:rFonts w:cstheme="minorHAnsi"/>
        </w:rPr>
      </w:pPr>
      <w:r>
        <w:rPr>
          <w:rFonts w:cstheme="minorHAnsi"/>
        </w:rPr>
        <w:t>Entwicklerboard -&gt; Dimensionierung</w:t>
      </w:r>
    </w:p>
    <w:p w14:paraId="73D22616" w14:textId="77777777" w:rsidR="00E85BA1" w:rsidRDefault="00E85BA1" w:rsidP="007C3C39">
      <w:pPr>
        <w:pStyle w:val="Listenabsatz"/>
        <w:numPr>
          <w:ilvl w:val="0"/>
          <w:numId w:val="12"/>
        </w:numPr>
        <w:spacing w:line="240" w:lineRule="auto"/>
        <w:rPr>
          <w:rFonts w:cstheme="minorHAnsi"/>
        </w:rPr>
      </w:pPr>
    </w:p>
    <w:p w14:paraId="5C36B403" w14:textId="39A4C60F" w:rsidR="00E85BA1" w:rsidRDefault="00E85BA1" w:rsidP="00E85BA1">
      <w:pPr>
        <w:spacing w:line="240" w:lineRule="auto"/>
        <w:rPr>
          <w:rFonts w:cstheme="minorHAnsi"/>
        </w:rPr>
      </w:pPr>
    </w:p>
    <w:p w14:paraId="014F07AB" w14:textId="7B5B04F6" w:rsidR="00E85BA1" w:rsidRDefault="00E85BA1" w:rsidP="00E85BA1">
      <w:pPr>
        <w:spacing w:line="240" w:lineRule="auto"/>
        <w:rPr>
          <w:rFonts w:cstheme="minorHAnsi"/>
        </w:rPr>
      </w:pPr>
      <w:r>
        <w:rPr>
          <w:rFonts w:cstheme="minorHAnsi"/>
        </w:rPr>
        <w:t xml:space="preserve">Nicht fertiggestellt wurde: </w:t>
      </w:r>
    </w:p>
    <w:p w14:paraId="5A9F1103" w14:textId="235C81E0" w:rsidR="00E85BA1" w:rsidRDefault="00E85BA1" w:rsidP="00E85BA1">
      <w:pPr>
        <w:spacing w:line="240" w:lineRule="auto"/>
        <w:rPr>
          <w:rFonts w:cstheme="minorHAnsi"/>
        </w:rPr>
      </w:pPr>
    </w:p>
    <w:p w14:paraId="2EEF236D" w14:textId="0BDB1D4B" w:rsidR="00E85BA1" w:rsidRDefault="00E85BA1" w:rsidP="00E85BA1">
      <w:pPr>
        <w:pStyle w:val="Listenabsatz"/>
        <w:numPr>
          <w:ilvl w:val="0"/>
          <w:numId w:val="13"/>
        </w:numPr>
        <w:spacing w:line="240" w:lineRule="auto"/>
        <w:rPr>
          <w:rFonts w:cstheme="minorHAnsi"/>
        </w:rPr>
      </w:pPr>
      <w:r>
        <w:rPr>
          <w:rFonts w:cstheme="minorHAnsi"/>
        </w:rPr>
        <w:t>MOSFET -&gt; Logikpegel MOSFET</w:t>
      </w:r>
    </w:p>
    <w:p w14:paraId="046D1854" w14:textId="216DD340" w:rsidR="00E85BA1" w:rsidRDefault="00E85BA1" w:rsidP="00E85BA1">
      <w:pPr>
        <w:pStyle w:val="Listenabsatz"/>
        <w:numPr>
          <w:ilvl w:val="0"/>
          <w:numId w:val="13"/>
        </w:numPr>
        <w:spacing w:line="240" w:lineRule="auto"/>
        <w:rPr>
          <w:rFonts w:cstheme="minorHAnsi"/>
        </w:rPr>
      </w:pPr>
      <w:r>
        <w:rPr>
          <w:rFonts w:cstheme="minorHAnsi"/>
        </w:rPr>
        <w:t>TPS54331 DC-DC-Wandler</w:t>
      </w:r>
    </w:p>
    <w:p w14:paraId="0D4DFD1E" w14:textId="14482744" w:rsidR="00E85BA1" w:rsidRDefault="00E85BA1" w:rsidP="00E85BA1">
      <w:pPr>
        <w:pStyle w:val="Listenabsatz"/>
        <w:numPr>
          <w:ilvl w:val="0"/>
          <w:numId w:val="13"/>
        </w:numPr>
        <w:spacing w:line="240" w:lineRule="auto"/>
        <w:rPr>
          <w:rFonts w:cstheme="minorHAnsi"/>
        </w:rPr>
      </w:pPr>
      <w:r>
        <w:rPr>
          <w:rFonts w:cstheme="minorHAnsi"/>
        </w:rPr>
        <w:t>USB-Ports</w:t>
      </w:r>
    </w:p>
    <w:p w14:paraId="2F1710D4" w14:textId="39C1A099" w:rsidR="00E85BA1" w:rsidRDefault="00E85BA1" w:rsidP="00E85BA1">
      <w:pPr>
        <w:pStyle w:val="Listenabsatz"/>
        <w:numPr>
          <w:ilvl w:val="0"/>
          <w:numId w:val="13"/>
        </w:numPr>
        <w:spacing w:line="240" w:lineRule="auto"/>
        <w:rPr>
          <w:rFonts w:cstheme="minorHAnsi"/>
        </w:rPr>
      </w:pPr>
      <w:r>
        <w:rPr>
          <w:rFonts w:cstheme="minorHAnsi"/>
        </w:rPr>
        <w:t>H-Brücke</w:t>
      </w:r>
    </w:p>
    <w:p w14:paraId="543AD4D7" w14:textId="37EAEBFC" w:rsidR="00E85BA1" w:rsidRDefault="00E85BA1" w:rsidP="00E85BA1">
      <w:pPr>
        <w:pStyle w:val="Listenabsatz"/>
        <w:numPr>
          <w:ilvl w:val="0"/>
          <w:numId w:val="13"/>
        </w:numPr>
        <w:spacing w:line="240" w:lineRule="auto"/>
        <w:rPr>
          <w:rFonts w:cstheme="minorHAnsi"/>
        </w:rPr>
      </w:pPr>
      <w:r>
        <w:rPr>
          <w:rFonts w:cstheme="minorHAnsi"/>
        </w:rPr>
        <w:t>Panel Test</w:t>
      </w:r>
    </w:p>
    <w:p w14:paraId="4A6BE2C3" w14:textId="4887223E" w:rsidR="00E85BA1" w:rsidRDefault="00E85BA1" w:rsidP="00E85BA1">
      <w:pPr>
        <w:pStyle w:val="Listenabsatz"/>
        <w:numPr>
          <w:ilvl w:val="0"/>
          <w:numId w:val="13"/>
        </w:numPr>
        <w:spacing w:line="240" w:lineRule="auto"/>
        <w:rPr>
          <w:rFonts w:cstheme="minorHAnsi"/>
        </w:rPr>
      </w:pPr>
      <w:r>
        <w:rPr>
          <w:rFonts w:cstheme="minorHAnsi"/>
        </w:rPr>
        <w:t>Verdrahtungsplan</w:t>
      </w:r>
    </w:p>
    <w:p w14:paraId="4FD6E5C6" w14:textId="2D351972" w:rsidR="00E85BA1" w:rsidRDefault="00E85BA1" w:rsidP="00E85BA1">
      <w:pPr>
        <w:pStyle w:val="Listenabsatz"/>
        <w:numPr>
          <w:ilvl w:val="0"/>
          <w:numId w:val="13"/>
        </w:numPr>
        <w:spacing w:line="240" w:lineRule="auto"/>
        <w:rPr>
          <w:rFonts w:cstheme="minorHAnsi"/>
        </w:rPr>
      </w:pPr>
      <w:r>
        <w:rPr>
          <w:rFonts w:cstheme="minorHAnsi"/>
        </w:rPr>
        <w:t xml:space="preserve">Entwicklerboard -&gt; </w:t>
      </w:r>
      <w:r>
        <w:rPr>
          <w:rFonts w:cstheme="minorHAnsi"/>
        </w:rPr>
        <w:t>PCB-Design</w:t>
      </w:r>
    </w:p>
    <w:p w14:paraId="691DF8DD" w14:textId="3D96ABAD" w:rsidR="00E85BA1" w:rsidRPr="00E85BA1" w:rsidRDefault="00E85BA1" w:rsidP="00E85BA1">
      <w:pPr>
        <w:pStyle w:val="Listenabsatz"/>
        <w:numPr>
          <w:ilvl w:val="0"/>
          <w:numId w:val="13"/>
        </w:numPr>
        <w:spacing w:line="240" w:lineRule="auto"/>
        <w:rPr>
          <w:rFonts w:cstheme="minorHAnsi"/>
        </w:rPr>
      </w:pPr>
      <w:r>
        <w:rPr>
          <w:rFonts w:cstheme="minorHAnsi"/>
        </w:rPr>
        <w:t>Endergebnis</w:t>
      </w:r>
    </w:p>
    <w:p w14:paraId="03397F57" w14:textId="77777777" w:rsidR="00E85BA1" w:rsidRDefault="00E85BA1" w:rsidP="00E85BA1">
      <w:pPr>
        <w:pStyle w:val="Listenabsatz"/>
        <w:spacing w:line="240" w:lineRule="auto"/>
        <w:rPr>
          <w:rFonts w:cstheme="minorHAnsi"/>
        </w:rPr>
      </w:pPr>
    </w:p>
    <w:sectPr w:rsidR="00E85BA1">
      <w:footerReference w:type="default" r:id="rId8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B14F1" w14:textId="77777777" w:rsidR="001D1317" w:rsidRDefault="001D1317" w:rsidP="00977D28">
      <w:pPr>
        <w:spacing w:line="240" w:lineRule="auto"/>
      </w:pPr>
      <w:r>
        <w:separator/>
      </w:r>
    </w:p>
  </w:endnote>
  <w:endnote w:type="continuationSeparator" w:id="0">
    <w:p w14:paraId="43FD31DC" w14:textId="77777777" w:rsidR="001D1317" w:rsidRDefault="001D1317" w:rsidP="00977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1D06" w14:textId="77777777" w:rsidR="00977D28" w:rsidRPr="00977D28" w:rsidRDefault="00977D28" w:rsidP="00977D28"/>
  <w:p w14:paraId="4969B3B3" w14:textId="77777777" w:rsidR="00977D28" w:rsidRDefault="00977D2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2F892" w14:textId="77777777" w:rsidR="001D1317" w:rsidRDefault="001D1317" w:rsidP="00977D28">
      <w:pPr>
        <w:spacing w:line="240" w:lineRule="auto"/>
      </w:pPr>
      <w:r>
        <w:separator/>
      </w:r>
    </w:p>
  </w:footnote>
  <w:footnote w:type="continuationSeparator" w:id="0">
    <w:p w14:paraId="2AE0848E" w14:textId="77777777" w:rsidR="001D1317" w:rsidRDefault="001D1317" w:rsidP="00977D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3185"/>
    <w:multiLevelType w:val="hybridMultilevel"/>
    <w:tmpl w:val="07F46E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9E511B3"/>
    <w:multiLevelType w:val="hybridMultilevel"/>
    <w:tmpl w:val="627EF4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5324EA"/>
    <w:multiLevelType w:val="hybridMultilevel"/>
    <w:tmpl w:val="BE7885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72E4B00"/>
    <w:multiLevelType w:val="hybridMultilevel"/>
    <w:tmpl w:val="EE7497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7FA5E2F"/>
    <w:multiLevelType w:val="hybridMultilevel"/>
    <w:tmpl w:val="E014F2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C0D1A0D"/>
    <w:multiLevelType w:val="hybridMultilevel"/>
    <w:tmpl w:val="18E67E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EC15FC5"/>
    <w:multiLevelType w:val="hybridMultilevel"/>
    <w:tmpl w:val="C4905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214EDE"/>
    <w:multiLevelType w:val="hybridMultilevel"/>
    <w:tmpl w:val="D6EEF1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19B2B37"/>
    <w:multiLevelType w:val="hybridMultilevel"/>
    <w:tmpl w:val="1834DD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9AE4DA6"/>
    <w:multiLevelType w:val="hybridMultilevel"/>
    <w:tmpl w:val="270E9F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4DAD1AEF"/>
    <w:multiLevelType w:val="hybridMultilevel"/>
    <w:tmpl w:val="0D5620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A3C43FA"/>
    <w:multiLevelType w:val="hybridMultilevel"/>
    <w:tmpl w:val="458448E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2" w15:restartNumberingAfterBreak="0">
    <w:nsid w:val="79951432"/>
    <w:multiLevelType w:val="hybridMultilevel"/>
    <w:tmpl w:val="D696C8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0"/>
  </w:num>
  <w:num w:numId="4">
    <w:abstractNumId w:val="1"/>
  </w:num>
  <w:num w:numId="5">
    <w:abstractNumId w:val="7"/>
  </w:num>
  <w:num w:numId="6">
    <w:abstractNumId w:val="4"/>
  </w:num>
  <w:num w:numId="7">
    <w:abstractNumId w:val="8"/>
  </w:num>
  <w:num w:numId="8">
    <w:abstractNumId w:val="5"/>
  </w:num>
  <w:num w:numId="9">
    <w:abstractNumId w:val="6"/>
  </w:num>
  <w:num w:numId="10">
    <w:abstractNumId w:val="9"/>
  </w:num>
  <w:num w:numId="11">
    <w:abstractNumId w:val="2"/>
  </w:num>
  <w:num w:numId="12">
    <w:abstractNumId w:val="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Fuchsberger">
    <w15:presenceInfo w15:providerId="Windows Live" w15:userId="be2293da2296e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5CF"/>
    <w:rsid w:val="00010F0F"/>
    <w:rsid w:val="000144E3"/>
    <w:rsid w:val="00014BC6"/>
    <w:rsid w:val="0001510D"/>
    <w:rsid w:val="0003618B"/>
    <w:rsid w:val="00043289"/>
    <w:rsid w:val="00050B31"/>
    <w:rsid w:val="00054E9C"/>
    <w:rsid w:val="00056FAE"/>
    <w:rsid w:val="00065B85"/>
    <w:rsid w:val="0006766A"/>
    <w:rsid w:val="00076C5F"/>
    <w:rsid w:val="0007779E"/>
    <w:rsid w:val="00087025"/>
    <w:rsid w:val="00090986"/>
    <w:rsid w:val="00091ED6"/>
    <w:rsid w:val="00095CD7"/>
    <w:rsid w:val="00097194"/>
    <w:rsid w:val="000B0E58"/>
    <w:rsid w:val="000C3BA4"/>
    <w:rsid w:val="000D0D1E"/>
    <w:rsid w:val="000D58FB"/>
    <w:rsid w:val="00102640"/>
    <w:rsid w:val="00102684"/>
    <w:rsid w:val="00110D10"/>
    <w:rsid w:val="0011417D"/>
    <w:rsid w:val="00117F59"/>
    <w:rsid w:val="00131598"/>
    <w:rsid w:val="00140713"/>
    <w:rsid w:val="0014267B"/>
    <w:rsid w:val="00146AB6"/>
    <w:rsid w:val="00153E06"/>
    <w:rsid w:val="0015433B"/>
    <w:rsid w:val="001564DC"/>
    <w:rsid w:val="001619CE"/>
    <w:rsid w:val="001835D9"/>
    <w:rsid w:val="001A0696"/>
    <w:rsid w:val="001A4992"/>
    <w:rsid w:val="001C0C37"/>
    <w:rsid w:val="001C416D"/>
    <w:rsid w:val="001D1317"/>
    <w:rsid w:val="001E6F93"/>
    <w:rsid w:val="001F563E"/>
    <w:rsid w:val="001F6532"/>
    <w:rsid w:val="00207CF5"/>
    <w:rsid w:val="00217D15"/>
    <w:rsid w:val="00224B0C"/>
    <w:rsid w:val="00235C6A"/>
    <w:rsid w:val="002361B2"/>
    <w:rsid w:val="00243740"/>
    <w:rsid w:val="002446C8"/>
    <w:rsid w:val="00246220"/>
    <w:rsid w:val="0025340C"/>
    <w:rsid w:val="0025680F"/>
    <w:rsid w:val="00266977"/>
    <w:rsid w:val="00274050"/>
    <w:rsid w:val="00291BC0"/>
    <w:rsid w:val="002A06F7"/>
    <w:rsid w:val="002A5D02"/>
    <w:rsid w:val="002B5F76"/>
    <w:rsid w:val="002C0544"/>
    <w:rsid w:val="002C4D25"/>
    <w:rsid w:val="002C750E"/>
    <w:rsid w:val="002D1B92"/>
    <w:rsid w:val="002D2A98"/>
    <w:rsid w:val="002D38D1"/>
    <w:rsid w:val="002D4AAF"/>
    <w:rsid w:val="00303A74"/>
    <w:rsid w:val="003231B3"/>
    <w:rsid w:val="00330D2D"/>
    <w:rsid w:val="00335640"/>
    <w:rsid w:val="003368E0"/>
    <w:rsid w:val="00336B26"/>
    <w:rsid w:val="003374DF"/>
    <w:rsid w:val="00340899"/>
    <w:rsid w:val="003449B8"/>
    <w:rsid w:val="00352E48"/>
    <w:rsid w:val="00353EB6"/>
    <w:rsid w:val="00386983"/>
    <w:rsid w:val="003A1D6D"/>
    <w:rsid w:val="003A2CD8"/>
    <w:rsid w:val="003A3B92"/>
    <w:rsid w:val="003B208C"/>
    <w:rsid w:val="003B623E"/>
    <w:rsid w:val="003C2739"/>
    <w:rsid w:val="003C3A52"/>
    <w:rsid w:val="003C4A41"/>
    <w:rsid w:val="003D6C97"/>
    <w:rsid w:val="003D719E"/>
    <w:rsid w:val="003E3193"/>
    <w:rsid w:val="003E3869"/>
    <w:rsid w:val="003F1862"/>
    <w:rsid w:val="003F54E2"/>
    <w:rsid w:val="003F7F91"/>
    <w:rsid w:val="0041153F"/>
    <w:rsid w:val="00422A4E"/>
    <w:rsid w:val="00431BB6"/>
    <w:rsid w:val="00443A9B"/>
    <w:rsid w:val="0044672D"/>
    <w:rsid w:val="00455459"/>
    <w:rsid w:val="004557D1"/>
    <w:rsid w:val="00464098"/>
    <w:rsid w:val="00464FCA"/>
    <w:rsid w:val="004768DE"/>
    <w:rsid w:val="00476E7C"/>
    <w:rsid w:val="004814B0"/>
    <w:rsid w:val="00490FD7"/>
    <w:rsid w:val="004911A7"/>
    <w:rsid w:val="00493B5A"/>
    <w:rsid w:val="004965C7"/>
    <w:rsid w:val="00497E33"/>
    <w:rsid w:val="004C02BD"/>
    <w:rsid w:val="004C7006"/>
    <w:rsid w:val="004D013D"/>
    <w:rsid w:val="004D053B"/>
    <w:rsid w:val="004D4C91"/>
    <w:rsid w:val="00500330"/>
    <w:rsid w:val="00506692"/>
    <w:rsid w:val="0052615A"/>
    <w:rsid w:val="00533325"/>
    <w:rsid w:val="00541DCC"/>
    <w:rsid w:val="00545C0E"/>
    <w:rsid w:val="00547016"/>
    <w:rsid w:val="00547683"/>
    <w:rsid w:val="00555691"/>
    <w:rsid w:val="005565F2"/>
    <w:rsid w:val="00562171"/>
    <w:rsid w:val="005623DF"/>
    <w:rsid w:val="00566640"/>
    <w:rsid w:val="005C03A1"/>
    <w:rsid w:val="005E750C"/>
    <w:rsid w:val="005F3D97"/>
    <w:rsid w:val="00616996"/>
    <w:rsid w:val="00620E3B"/>
    <w:rsid w:val="00634E2F"/>
    <w:rsid w:val="00637C63"/>
    <w:rsid w:val="006461D4"/>
    <w:rsid w:val="00656246"/>
    <w:rsid w:val="00677B93"/>
    <w:rsid w:val="0068125D"/>
    <w:rsid w:val="006914FA"/>
    <w:rsid w:val="00694853"/>
    <w:rsid w:val="006D3DF6"/>
    <w:rsid w:val="006E4BA7"/>
    <w:rsid w:val="006F4E4A"/>
    <w:rsid w:val="006F4EE2"/>
    <w:rsid w:val="00700C96"/>
    <w:rsid w:val="00701B87"/>
    <w:rsid w:val="00732087"/>
    <w:rsid w:val="0073573B"/>
    <w:rsid w:val="007359DB"/>
    <w:rsid w:val="007409AF"/>
    <w:rsid w:val="00741048"/>
    <w:rsid w:val="00747420"/>
    <w:rsid w:val="00750379"/>
    <w:rsid w:val="00752757"/>
    <w:rsid w:val="00763B39"/>
    <w:rsid w:val="0077285A"/>
    <w:rsid w:val="007769D2"/>
    <w:rsid w:val="00791D0F"/>
    <w:rsid w:val="00794C29"/>
    <w:rsid w:val="00797D33"/>
    <w:rsid w:val="007A5386"/>
    <w:rsid w:val="007A6FAE"/>
    <w:rsid w:val="007B19AA"/>
    <w:rsid w:val="007C3C39"/>
    <w:rsid w:val="007E5B4E"/>
    <w:rsid w:val="007F206C"/>
    <w:rsid w:val="007F2FD2"/>
    <w:rsid w:val="007F7DC3"/>
    <w:rsid w:val="0080796D"/>
    <w:rsid w:val="00814BB0"/>
    <w:rsid w:val="008176A4"/>
    <w:rsid w:val="008223FE"/>
    <w:rsid w:val="00833DFC"/>
    <w:rsid w:val="00836E41"/>
    <w:rsid w:val="0086767C"/>
    <w:rsid w:val="0087144D"/>
    <w:rsid w:val="00871A01"/>
    <w:rsid w:val="008755D7"/>
    <w:rsid w:val="008917D2"/>
    <w:rsid w:val="0089423B"/>
    <w:rsid w:val="008A17BD"/>
    <w:rsid w:val="008A4562"/>
    <w:rsid w:val="008A4B89"/>
    <w:rsid w:val="008B10E9"/>
    <w:rsid w:val="008B303D"/>
    <w:rsid w:val="008C18E0"/>
    <w:rsid w:val="008C3C74"/>
    <w:rsid w:val="008C3E9C"/>
    <w:rsid w:val="008C5713"/>
    <w:rsid w:val="008F5285"/>
    <w:rsid w:val="0090673E"/>
    <w:rsid w:val="00911B9D"/>
    <w:rsid w:val="00915CF2"/>
    <w:rsid w:val="009225F2"/>
    <w:rsid w:val="00922FE4"/>
    <w:rsid w:val="00931CFA"/>
    <w:rsid w:val="00952345"/>
    <w:rsid w:val="00954BB8"/>
    <w:rsid w:val="00955DF8"/>
    <w:rsid w:val="009607F5"/>
    <w:rsid w:val="00961719"/>
    <w:rsid w:val="00977D28"/>
    <w:rsid w:val="009950A9"/>
    <w:rsid w:val="009A264A"/>
    <w:rsid w:val="009B084D"/>
    <w:rsid w:val="009B5510"/>
    <w:rsid w:val="009E0F15"/>
    <w:rsid w:val="009E385E"/>
    <w:rsid w:val="00A004DD"/>
    <w:rsid w:val="00A06778"/>
    <w:rsid w:val="00A16746"/>
    <w:rsid w:val="00A16D42"/>
    <w:rsid w:val="00A215FF"/>
    <w:rsid w:val="00A23711"/>
    <w:rsid w:val="00A42A08"/>
    <w:rsid w:val="00A459B0"/>
    <w:rsid w:val="00A751BD"/>
    <w:rsid w:val="00A75874"/>
    <w:rsid w:val="00A84083"/>
    <w:rsid w:val="00A87F71"/>
    <w:rsid w:val="00A9161A"/>
    <w:rsid w:val="00A95AFF"/>
    <w:rsid w:val="00AA12C6"/>
    <w:rsid w:val="00AB35AC"/>
    <w:rsid w:val="00AB7066"/>
    <w:rsid w:val="00AB7813"/>
    <w:rsid w:val="00AC1065"/>
    <w:rsid w:val="00AC12D7"/>
    <w:rsid w:val="00AC439B"/>
    <w:rsid w:val="00AC6213"/>
    <w:rsid w:val="00AD5A00"/>
    <w:rsid w:val="00AE4DF5"/>
    <w:rsid w:val="00AE5EF9"/>
    <w:rsid w:val="00AF03C3"/>
    <w:rsid w:val="00AF0F24"/>
    <w:rsid w:val="00B02102"/>
    <w:rsid w:val="00B144EE"/>
    <w:rsid w:val="00B571E1"/>
    <w:rsid w:val="00B57A1F"/>
    <w:rsid w:val="00B64D6B"/>
    <w:rsid w:val="00B76D0F"/>
    <w:rsid w:val="00B77F23"/>
    <w:rsid w:val="00B80441"/>
    <w:rsid w:val="00B8154E"/>
    <w:rsid w:val="00B82355"/>
    <w:rsid w:val="00B83C59"/>
    <w:rsid w:val="00B9073F"/>
    <w:rsid w:val="00B97806"/>
    <w:rsid w:val="00BA5F91"/>
    <w:rsid w:val="00BC224E"/>
    <w:rsid w:val="00BD66D3"/>
    <w:rsid w:val="00BE0031"/>
    <w:rsid w:val="00BF66D2"/>
    <w:rsid w:val="00C03552"/>
    <w:rsid w:val="00C046AC"/>
    <w:rsid w:val="00C06C5B"/>
    <w:rsid w:val="00C13400"/>
    <w:rsid w:val="00C15D06"/>
    <w:rsid w:val="00C41CE6"/>
    <w:rsid w:val="00C42C89"/>
    <w:rsid w:val="00C47509"/>
    <w:rsid w:val="00C5028C"/>
    <w:rsid w:val="00C61968"/>
    <w:rsid w:val="00C65315"/>
    <w:rsid w:val="00C852B9"/>
    <w:rsid w:val="00C955CF"/>
    <w:rsid w:val="00CC4C27"/>
    <w:rsid w:val="00CD1116"/>
    <w:rsid w:val="00CD27C4"/>
    <w:rsid w:val="00CD59B5"/>
    <w:rsid w:val="00CD792B"/>
    <w:rsid w:val="00D1134F"/>
    <w:rsid w:val="00D1379A"/>
    <w:rsid w:val="00D25326"/>
    <w:rsid w:val="00D27BC6"/>
    <w:rsid w:val="00D34B97"/>
    <w:rsid w:val="00D413AA"/>
    <w:rsid w:val="00D42572"/>
    <w:rsid w:val="00D43E74"/>
    <w:rsid w:val="00D47CFE"/>
    <w:rsid w:val="00D70CA1"/>
    <w:rsid w:val="00D76401"/>
    <w:rsid w:val="00D85DA9"/>
    <w:rsid w:val="00DA0B12"/>
    <w:rsid w:val="00DB1222"/>
    <w:rsid w:val="00DD3F6F"/>
    <w:rsid w:val="00DD6848"/>
    <w:rsid w:val="00DF2F7D"/>
    <w:rsid w:val="00DF48E9"/>
    <w:rsid w:val="00DF4DE2"/>
    <w:rsid w:val="00E160E8"/>
    <w:rsid w:val="00E20026"/>
    <w:rsid w:val="00E412EF"/>
    <w:rsid w:val="00E43993"/>
    <w:rsid w:val="00E462E9"/>
    <w:rsid w:val="00E5082D"/>
    <w:rsid w:val="00E62A63"/>
    <w:rsid w:val="00E724A6"/>
    <w:rsid w:val="00E7251A"/>
    <w:rsid w:val="00E73394"/>
    <w:rsid w:val="00E85806"/>
    <w:rsid w:val="00E85BA1"/>
    <w:rsid w:val="00E92FC2"/>
    <w:rsid w:val="00EB25E6"/>
    <w:rsid w:val="00EC4191"/>
    <w:rsid w:val="00EE080C"/>
    <w:rsid w:val="00EE76CA"/>
    <w:rsid w:val="00EF44DD"/>
    <w:rsid w:val="00F032AE"/>
    <w:rsid w:val="00F11749"/>
    <w:rsid w:val="00F11A95"/>
    <w:rsid w:val="00F40680"/>
    <w:rsid w:val="00F42BFA"/>
    <w:rsid w:val="00F6300D"/>
    <w:rsid w:val="00F639CD"/>
    <w:rsid w:val="00F65F57"/>
    <w:rsid w:val="00F72A0B"/>
    <w:rsid w:val="00F75E77"/>
    <w:rsid w:val="00F76F89"/>
    <w:rsid w:val="00F82E2C"/>
    <w:rsid w:val="00F8407E"/>
    <w:rsid w:val="00F91064"/>
    <w:rsid w:val="00FA2177"/>
    <w:rsid w:val="00FB7915"/>
    <w:rsid w:val="00FC5E9C"/>
    <w:rsid w:val="00FC6B11"/>
    <w:rsid w:val="00FC6B1B"/>
    <w:rsid w:val="00FD17DC"/>
    <w:rsid w:val="00FD3077"/>
    <w:rsid w:val="00FF65E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65A6"/>
  <w15:chartTrackingRefBased/>
  <w15:docId w15:val="{89ADA97A-C2EA-46FC-A705-E72B43D14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046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2FC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77D28"/>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77D28"/>
  </w:style>
  <w:style w:type="paragraph" w:styleId="Fuzeile">
    <w:name w:val="footer"/>
    <w:basedOn w:val="Standard"/>
    <w:link w:val="FuzeileZchn"/>
    <w:uiPriority w:val="99"/>
    <w:unhideWhenUsed/>
    <w:rsid w:val="00977D2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77D28"/>
  </w:style>
  <w:style w:type="character" w:styleId="Hyperlink">
    <w:name w:val="Hyperlink"/>
    <w:basedOn w:val="Absatz-Standardschriftart"/>
    <w:uiPriority w:val="99"/>
    <w:unhideWhenUsed/>
    <w:rsid w:val="00977D28"/>
    <w:rPr>
      <w:color w:val="0563C1" w:themeColor="hyperlink"/>
      <w:u w:val="single"/>
    </w:rPr>
  </w:style>
  <w:style w:type="character" w:styleId="NichtaufgelsteErwhnung">
    <w:name w:val="Unresolved Mention"/>
    <w:basedOn w:val="Absatz-Standardschriftart"/>
    <w:uiPriority w:val="99"/>
    <w:semiHidden/>
    <w:unhideWhenUsed/>
    <w:rsid w:val="00977D28"/>
    <w:rPr>
      <w:color w:val="605E5C"/>
      <w:shd w:val="clear" w:color="auto" w:fill="E1DFDD"/>
    </w:rPr>
  </w:style>
  <w:style w:type="paragraph" w:styleId="Untertitel">
    <w:name w:val="Subtitle"/>
    <w:basedOn w:val="Standard"/>
    <w:next w:val="Standard"/>
    <w:link w:val="UntertitelZchn"/>
    <w:uiPriority w:val="11"/>
    <w:qFormat/>
    <w:rsid w:val="003B208C"/>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B208C"/>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C65315"/>
    <w:rPr>
      <w:color w:val="954F72" w:themeColor="followedHyperlink"/>
      <w:u w:val="single"/>
    </w:rPr>
  </w:style>
  <w:style w:type="character" w:styleId="Platzhaltertext">
    <w:name w:val="Placeholder Text"/>
    <w:basedOn w:val="Absatz-Standardschriftart"/>
    <w:uiPriority w:val="99"/>
    <w:semiHidden/>
    <w:rsid w:val="00C61968"/>
    <w:rPr>
      <w:color w:val="808080"/>
    </w:rPr>
  </w:style>
  <w:style w:type="paragraph" w:styleId="Listenabsatz">
    <w:name w:val="List Paragraph"/>
    <w:basedOn w:val="Standard"/>
    <w:uiPriority w:val="34"/>
    <w:qFormat/>
    <w:rsid w:val="001E6F93"/>
    <w:pPr>
      <w:ind w:left="720"/>
      <w:contextualSpacing/>
    </w:pPr>
  </w:style>
  <w:style w:type="character" w:customStyle="1" w:styleId="berschrift1Zchn">
    <w:name w:val="Überschrift 1 Zchn"/>
    <w:basedOn w:val="Absatz-Standardschriftart"/>
    <w:link w:val="berschrift1"/>
    <w:uiPriority w:val="9"/>
    <w:rsid w:val="00C046AC"/>
    <w:rPr>
      <w:rFonts w:asciiTheme="majorHAnsi" w:eastAsiaTheme="majorEastAsia" w:hAnsiTheme="majorHAnsi" w:cstheme="majorBidi"/>
      <w:color w:val="2F5496" w:themeColor="accent1" w:themeShade="BF"/>
      <w:sz w:val="32"/>
      <w:szCs w:val="32"/>
    </w:rPr>
  </w:style>
  <w:style w:type="paragraph" w:styleId="berarbeitung">
    <w:name w:val="Revision"/>
    <w:hidden/>
    <w:uiPriority w:val="99"/>
    <w:semiHidden/>
    <w:rsid w:val="00C06C5B"/>
    <w:pPr>
      <w:spacing w:line="240" w:lineRule="auto"/>
    </w:pPr>
  </w:style>
  <w:style w:type="character" w:customStyle="1" w:styleId="berschrift2Zchn">
    <w:name w:val="Überschrift 2 Zchn"/>
    <w:basedOn w:val="Absatz-Standardschriftart"/>
    <w:link w:val="berschrift2"/>
    <w:uiPriority w:val="9"/>
    <w:rsid w:val="00E92FC2"/>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500330"/>
    <w:pPr>
      <w:spacing w:line="259" w:lineRule="auto"/>
      <w:outlineLvl w:val="9"/>
    </w:pPr>
    <w:rPr>
      <w:lang w:eastAsia="de-AT"/>
    </w:rPr>
  </w:style>
  <w:style w:type="paragraph" w:styleId="Verzeichnis1">
    <w:name w:val="toc 1"/>
    <w:basedOn w:val="Standard"/>
    <w:next w:val="Standard"/>
    <w:autoRedefine/>
    <w:uiPriority w:val="39"/>
    <w:unhideWhenUsed/>
    <w:rsid w:val="00500330"/>
    <w:pPr>
      <w:spacing w:after="100"/>
    </w:pPr>
  </w:style>
  <w:style w:type="paragraph" w:styleId="Verzeichnis2">
    <w:name w:val="toc 2"/>
    <w:basedOn w:val="Standard"/>
    <w:next w:val="Standard"/>
    <w:autoRedefine/>
    <w:uiPriority w:val="39"/>
    <w:unhideWhenUsed/>
    <w:rsid w:val="00500330"/>
    <w:pPr>
      <w:spacing w:after="100"/>
      <w:ind w:left="220"/>
    </w:pPr>
  </w:style>
  <w:style w:type="character" w:customStyle="1" w:styleId="hgkelc">
    <w:name w:val="hgkelc"/>
    <w:basedOn w:val="Absatz-Standardschriftart"/>
    <w:rsid w:val="00464FCA"/>
  </w:style>
  <w:style w:type="character" w:customStyle="1" w:styleId="markedcontent">
    <w:name w:val="markedcontent"/>
    <w:basedOn w:val="Absatz-Standardschriftart"/>
    <w:rsid w:val="00464FCA"/>
  </w:style>
  <w:style w:type="character" w:customStyle="1" w:styleId="highlight">
    <w:name w:val="highlight"/>
    <w:basedOn w:val="Absatz-Standardschriftart"/>
    <w:rsid w:val="00464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368164">
      <w:bodyDiv w:val="1"/>
      <w:marLeft w:val="0"/>
      <w:marRight w:val="0"/>
      <w:marTop w:val="0"/>
      <w:marBottom w:val="0"/>
      <w:divBdr>
        <w:top w:val="none" w:sz="0" w:space="0" w:color="auto"/>
        <w:left w:val="none" w:sz="0" w:space="0" w:color="auto"/>
        <w:bottom w:val="none" w:sz="0" w:space="0" w:color="auto"/>
        <w:right w:val="none" w:sz="0" w:space="0" w:color="auto"/>
      </w:divBdr>
    </w:div>
    <w:div w:id="656878906">
      <w:bodyDiv w:val="1"/>
      <w:marLeft w:val="0"/>
      <w:marRight w:val="0"/>
      <w:marTop w:val="0"/>
      <w:marBottom w:val="0"/>
      <w:divBdr>
        <w:top w:val="none" w:sz="0" w:space="0" w:color="auto"/>
        <w:left w:val="none" w:sz="0" w:space="0" w:color="auto"/>
        <w:bottom w:val="none" w:sz="0" w:space="0" w:color="auto"/>
        <w:right w:val="none" w:sz="0" w:space="0" w:color="auto"/>
      </w:divBdr>
    </w:div>
    <w:div w:id="89740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de.wikipedia.org/wiki/Abw%C3%A4rtswandler"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chmidt-walter-schaltnetzteile.de/snt/snt_deu/sntdeu2.pdf" TargetMode="External"/><Relationship Id="rId79" Type="http://schemas.openxmlformats.org/officeDocument/2006/relationships/hyperlink" Target="https://www.elektronik-kompendium.de/sites/bau/0510161.htm"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elektronikpraxis.vogel.d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draeger-it.blog/arduino-lektion-101-multifunktionales-shield-von-ywrobot/"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elektronik-kompendium.de/sites/bau/0201102.ht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studyflix.de/elektrotechnik/mosfet-253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de.wikipedia.org/wiki/Abw%C3%A4rtswandler"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Stundenaufzeichnung</a:t>
            </a:r>
            <a:r>
              <a:rPr lang="de-AT" baseline="0"/>
              <a:t> Dudek</a:t>
            </a:r>
            <a:endParaRPr lang="de-A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strRef>
              <c:f>Tabelle1!$A$1:$AC$1</c:f>
              <c:strCache>
                <c:ptCount val="29"/>
                <c:pt idx="0">
                  <c:v>KW 36</c:v>
                </c:pt>
                <c:pt idx="1">
                  <c:v>KW 37</c:v>
                </c:pt>
                <c:pt idx="2">
                  <c:v>KW 38</c:v>
                </c:pt>
                <c:pt idx="3">
                  <c:v>KW 39</c:v>
                </c:pt>
                <c:pt idx="4">
                  <c:v>KW 40</c:v>
                </c:pt>
                <c:pt idx="5">
                  <c:v>KW 41</c:v>
                </c:pt>
                <c:pt idx="6">
                  <c:v>KW 42</c:v>
                </c:pt>
                <c:pt idx="7">
                  <c:v>KW 43</c:v>
                </c:pt>
                <c:pt idx="8">
                  <c:v>KW 44</c:v>
                </c:pt>
                <c:pt idx="9">
                  <c:v>KW 45</c:v>
                </c:pt>
                <c:pt idx="10">
                  <c:v>KW 46</c:v>
                </c:pt>
                <c:pt idx="11">
                  <c:v>KW 47</c:v>
                </c:pt>
                <c:pt idx="12">
                  <c:v>KW 48</c:v>
                </c:pt>
                <c:pt idx="13">
                  <c:v>KW 49</c:v>
                </c:pt>
                <c:pt idx="14">
                  <c:v>KW 50</c:v>
                </c:pt>
                <c:pt idx="15">
                  <c:v>KW 51</c:v>
                </c:pt>
                <c:pt idx="16">
                  <c:v>KW 52</c:v>
                </c:pt>
                <c:pt idx="17">
                  <c:v>KW 1</c:v>
                </c:pt>
                <c:pt idx="18">
                  <c:v>KW 2</c:v>
                </c:pt>
                <c:pt idx="19">
                  <c:v>KW 3</c:v>
                </c:pt>
                <c:pt idx="20">
                  <c:v>KW 4</c:v>
                </c:pt>
                <c:pt idx="21">
                  <c:v>KW 5</c:v>
                </c:pt>
                <c:pt idx="22">
                  <c:v>KW 6</c:v>
                </c:pt>
                <c:pt idx="23">
                  <c:v>KW 7</c:v>
                </c:pt>
                <c:pt idx="24">
                  <c:v>KW 8</c:v>
                </c:pt>
                <c:pt idx="25">
                  <c:v>KW 9</c:v>
                </c:pt>
                <c:pt idx="26">
                  <c:v>KW 10</c:v>
                </c:pt>
                <c:pt idx="27">
                  <c:v>KW 11</c:v>
                </c:pt>
                <c:pt idx="28">
                  <c:v>KW 12</c:v>
                </c:pt>
              </c:strCache>
            </c:strRef>
          </c:cat>
          <c:val>
            <c:numRef>
              <c:f>Tabelle1!$A$2:$AC$2</c:f>
              <c:numCache>
                <c:formatCode>General</c:formatCode>
                <c:ptCount val="29"/>
                <c:pt idx="0">
                  <c:v>8</c:v>
                </c:pt>
                <c:pt idx="1">
                  <c:v>12</c:v>
                </c:pt>
                <c:pt idx="2">
                  <c:v>12</c:v>
                </c:pt>
                <c:pt idx="3">
                  <c:v>12</c:v>
                </c:pt>
                <c:pt idx="4">
                  <c:v>14</c:v>
                </c:pt>
                <c:pt idx="5">
                  <c:v>13</c:v>
                </c:pt>
                <c:pt idx="6">
                  <c:v>8</c:v>
                </c:pt>
                <c:pt idx="7">
                  <c:v>8</c:v>
                </c:pt>
                <c:pt idx="8">
                  <c:v>7</c:v>
                </c:pt>
                <c:pt idx="9">
                  <c:v>10</c:v>
                </c:pt>
                <c:pt idx="10">
                  <c:v>13</c:v>
                </c:pt>
                <c:pt idx="11">
                  <c:v>9</c:v>
                </c:pt>
                <c:pt idx="12">
                  <c:v>10</c:v>
                </c:pt>
                <c:pt idx="13">
                  <c:v>4</c:v>
                </c:pt>
                <c:pt idx="14">
                  <c:v>14</c:v>
                </c:pt>
                <c:pt idx="15">
                  <c:v>12</c:v>
                </c:pt>
                <c:pt idx="16">
                  <c:v>0</c:v>
                </c:pt>
                <c:pt idx="17">
                  <c:v>0</c:v>
                </c:pt>
                <c:pt idx="18">
                  <c:v>4</c:v>
                </c:pt>
                <c:pt idx="19">
                  <c:v>12</c:v>
                </c:pt>
                <c:pt idx="20">
                  <c:v>18</c:v>
                </c:pt>
                <c:pt idx="21">
                  <c:v>17</c:v>
                </c:pt>
                <c:pt idx="22">
                  <c:v>18</c:v>
                </c:pt>
                <c:pt idx="23">
                  <c:v>20</c:v>
                </c:pt>
                <c:pt idx="24">
                  <c:v>14</c:v>
                </c:pt>
                <c:pt idx="25">
                  <c:v>4</c:v>
                </c:pt>
                <c:pt idx="26">
                  <c:v>2</c:v>
                </c:pt>
                <c:pt idx="27">
                  <c:v>20</c:v>
                </c:pt>
                <c:pt idx="28">
                  <c:v>31</c:v>
                </c:pt>
              </c:numCache>
            </c:numRef>
          </c:val>
          <c:extLst>
            <c:ext xmlns:c16="http://schemas.microsoft.com/office/drawing/2014/chart" uri="{C3380CC4-5D6E-409C-BE32-E72D297353CC}">
              <c16:uniqueId val="{00000000-CCC4-4A4D-A488-FB0FF10AC4E5}"/>
            </c:ext>
          </c:extLst>
        </c:ser>
        <c:dLbls>
          <c:showLegendKey val="0"/>
          <c:showVal val="0"/>
          <c:showCatName val="0"/>
          <c:showSerName val="0"/>
          <c:showPercent val="0"/>
          <c:showBubbleSize val="0"/>
        </c:dLbls>
        <c:gapWidth val="219"/>
        <c:overlap val="-27"/>
        <c:axId val="95481128"/>
        <c:axId val="95481784"/>
      </c:barChart>
      <c:catAx>
        <c:axId val="95481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5481784"/>
        <c:crosses val="autoZero"/>
        <c:auto val="1"/>
        <c:lblAlgn val="ctr"/>
        <c:lblOffset val="100"/>
        <c:noMultiLvlLbl val="0"/>
      </c:catAx>
      <c:valAx>
        <c:axId val="95481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5481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F430-E6FD-44A4-984F-7F193B5FB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6963</Words>
  <Characters>43867</Characters>
  <Application>Microsoft Office Word</Application>
  <DocSecurity>0</DocSecurity>
  <Lines>365</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Dudek Steven</dc:creator>
  <cp:keywords/>
  <dc:description/>
  <cp:lastModifiedBy>Dudek Steven</cp:lastModifiedBy>
  <cp:revision>36</cp:revision>
  <cp:lastPrinted>2022-02-23T09:10:00Z</cp:lastPrinted>
  <dcterms:created xsi:type="dcterms:W3CDTF">2022-02-24T09:46:00Z</dcterms:created>
  <dcterms:modified xsi:type="dcterms:W3CDTF">2022-03-24T14:09:00Z</dcterms:modified>
</cp:coreProperties>
</file>